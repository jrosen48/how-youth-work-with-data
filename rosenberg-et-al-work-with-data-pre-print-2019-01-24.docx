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Pr="00383028" w:rsidRDefault="009A4C7B">
      <w:pPr>
        <w:pStyle w:val="Title"/>
        <w:rPr>
          <w:rFonts w:cs="Times New Roman"/>
        </w:rPr>
      </w:pPr>
      <w:r w:rsidRPr="00383028">
        <w:rPr>
          <w:rFonts w:cs="Times New Roman"/>
        </w:rPr>
        <w:t>How Youth Experience Work With Data in Summer STEM Programs: Findings From An</w:t>
      </w:r>
      <w:r w:rsidR="00AE7D63" w:rsidRPr="00383028">
        <w:rPr>
          <w:rFonts w:cs="Times New Roman"/>
        </w:rPr>
        <w:t xml:space="preserve"> Experience Sampling Approach</w:t>
      </w:r>
    </w:p>
    <w:tbl>
      <w:tblPr>
        <w:tblW w:w="5000" w:type="pct"/>
        <w:tblLook w:val="04A0" w:firstRow="1" w:lastRow="0" w:firstColumn="1" w:lastColumn="0" w:noHBand="0" w:noVBand="1"/>
      </w:tblPr>
      <w:tblGrid>
        <w:gridCol w:w="9404"/>
      </w:tblGrid>
      <w:tr w:rsidR="005F327F" w:rsidRPr="00383028" w14:paraId="3667F322" w14:textId="77777777">
        <w:tc>
          <w:tcPr>
            <w:tcW w:w="0" w:type="auto"/>
          </w:tcPr>
          <w:p w14:paraId="75897C06" w14:textId="2A332641" w:rsidR="005F327F" w:rsidRPr="00383028" w:rsidRDefault="00AE7D63">
            <w:pPr>
              <w:pStyle w:val="Compact"/>
              <w:jc w:val="center"/>
            </w:pPr>
            <w:r w:rsidRPr="00383028">
              <w:t>Joshua M. Rosenberg</w:t>
            </w:r>
            <w:r w:rsidRPr="00383028">
              <w:rPr>
                <w:vertAlign w:val="superscript"/>
              </w:rPr>
              <w:t>1</w:t>
            </w:r>
            <w:r w:rsidR="008F014D" w:rsidRPr="00383028">
              <w:t>,</w:t>
            </w:r>
            <w:r w:rsidRPr="00383028">
              <w:t xml:space="preserve"> Jennifer A. Schmidt</w:t>
            </w:r>
            <w:r w:rsidRPr="00383028">
              <w:rPr>
                <w:vertAlign w:val="superscript"/>
              </w:rPr>
              <w:t>2</w:t>
            </w:r>
            <w:r w:rsidR="008F014D" w:rsidRPr="00383028">
              <w:t>, and Matthew J. Koehler</w:t>
            </w:r>
            <w:r w:rsidR="008F014D" w:rsidRPr="00383028">
              <w:rPr>
                <w:vertAlign w:val="superscript"/>
              </w:rPr>
              <w:t>2</w:t>
            </w:r>
          </w:p>
        </w:tc>
      </w:tr>
      <w:tr w:rsidR="005F327F" w:rsidRPr="00383028" w14:paraId="5B453898" w14:textId="77777777">
        <w:tc>
          <w:tcPr>
            <w:tcW w:w="0" w:type="auto"/>
          </w:tcPr>
          <w:p w14:paraId="4CE72A0E" w14:textId="0B34B6BE" w:rsidR="005F327F" w:rsidRPr="00383028" w:rsidRDefault="00AE7D63">
            <w:pPr>
              <w:pStyle w:val="Compact"/>
              <w:jc w:val="center"/>
            </w:pPr>
            <w:r w:rsidRPr="00383028">
              <w:rPr>
                <w:vertAlign w:val="superscript"/>
              </w:rPr>
              <w:t>1</w:t>
            </w:r>
            <w:r w:rsidRPr="00383028">
              <w:t>University of Tennessee, Knoxville</w:t>
            </w:r>
          </w:p>
        </w:tc>
      </w:tr>
      <w:tr w:rsidR="005F327F" w:rsidRPr="00383028" w14:paraId="508B5899" w14:textId="77777777">
        <w:tc>
          <w:tcPr>
            <w:tcW w:w="0" w:type="auto"/>
          </w:tcPr>
          <w:p w14:paraId="09991370" w14:textId="184C4BEE" w:rsidR="005F327F" w:rsidRPr="00383028" w:rsidRDefault="00AE7D63">
            <w:pPr>
              <w:pStyle w:val="Compact"/>
              <w:jc w:val="center"/>
            </w:pPr>
            <w:r w:rsidRPr="00383028">
              <w:rPr>
                <w:vertAlign w:val="superscript"/>
              </w:rPr>
              <w:t>2</w:t>
            </w:r>
            <w:r w:rsidRPr="00383028">
              <w:t>Michigan State University</w:t>
            </w:r>
          </w:p>
        </w:tc>
      </w:tr>
    </w:tbl>
    <w:p w14:paraId="0275B379" w14:textId="77777777" w:rsidR="00081D37" w:rsidRDefault="00081D37" w:rsidP="007A7AA5">
      <w:pPr>
        <w:pStyle w:val="Heading1"/>
        <w:rPr>
          <w:ins w:id="0" w:author="Rosenberg, Joshua" w:date="2019-02-04T09:50:00Z"/>
          <w:rFonts w:cs="Times New Roman"/>
        </w:rPr>
      </w:pPr>
      <w:bookmarkStart w:id="1" w:name="author-note"/>
      <w:bookmarkEnd w:id="1"/>
    </w:p>
    <w:p w14:paraId="6BFAA36A" w14:textId="77777777" w:rsidR="00081D37" w:rsidRDefault="00081D37">
      <w:pPr>
        <w:spacing w:after="200"/>
        <w:rPr>
          <w:ins w:id="2" w:author="Rosenberg, Joshua" w:date="2019-02-04T09:50:00Z"/>
          <w:rFonts w:eastAsiaTheme="majorEastAsia"/>
          <w:b/>
          <w:bCs/>
          <w:szCs w:val="32"/>
        </w:rPr>
      </w:pPr>
      <w:ins w:id="3" w:author="Rosenberg, Joshua" w:date="2019-02-04T09:50:00Z">
        <w:r>
          <w:br w:type="page"/>
        </w:r>
      </w:ins>
    </w:p>
    <w:p w14:paraId="7B72C113" w14:textId="7872ECFD" w:rsidR="005F327F" w:rsidRPr="00383028" w:rsidRDefault="00AE7D63" w:rsidP="007A7AA5">
      <w:pPr>
        <w:pStyle w:val="Heading1"/>
        <w:rPr>
          <w:rFonts w:cs="Times New Roman"/>
        </w:rPr>
      </w:pPr>
      <w:r w:rsidRPr="00383028">
        <w:rPr>
          <w:rFonts w:cs="Times New Roman"/>
        </w:rPr>
        <w:lastRenderedPageBreak/>
        <w:t>Author note</w:t>
      </w:r>
    </w:p>
    <w:p w14:paraId="7C660191" w14:textId="2F3073CA" w:rsidR="00EC23D9" w:rsidRPr="00383028" w:rsidRDefault="00AE7D63" w:rsidP="00EC23D9">
      <w:pPr>
        <w:pStyle w:val="FirstParagraph"/>
      </w:pPr>
      <w:r w:rsidRPr="00383028">
        <w:t xml:space="preserve">Joshua M. Rosenberg is </w:t>
      </w:r>
      <w:r w:rsidR="00691F59" w:rsidRPr="00383028">
        <w:t xml:space="preserve">an Assistant Professor in the </w:t>
      </w:r>
      <w:r w:rsidRPr="00383028">
        <w:t xml:space="preserve">Department of Theory and Practice in Teacher Education, College of Education, Health, and Human Sciences, University of Tennessee, Knoxville. Jennifer A. Schmidt is </w:t>
      </w:r>
      <w:r w:rsidR="00691F59" w:rsidRPr="00383028">
        <w:t xml:space="preserve">an Associate Professor </w:t>
      </w:r>
      <w:r w:rsidRPr="00383028">
        <w:t>in the Department of Counseling, Educational Psychology, and Special Education, College of Education, Michigan State University.</w:t>
      </w:r>
      <w:r w:rsidR="00691F59" w:rsidRPr="00383028">
        <w:t xml:space="preserve"> Matthew J. Koehler is </w:t>
      </w:r>
      <w:r w:rsidR="00C85638" w:rsidRPr="00383028">
        <w:t>a</w:t>
      </w:r>
      <w:r w:rsidR="00923DF9" w:rsidRPr="00383028">
        <w:t xml:space="preserve"> </w:t>
      </w:r>
      <w:r w:rsidR="00691F59" w:rsidRPr="00383028">
        <w:t>Professor in the Department of Counseling, Educational Psychology, and Special Education, College of Education, Michigan State University.</w:t>
      </w:r>
    </w:p>
    <w:p w14:paraId="64990337" w14:textId="5D1D33C3" w:rsidR="00005497" w:rsidRPr="00383028" w:rsidRDefault="00005497" w:rsidP="00EC23D9">
      <w:pPr>
        <w:pStyle w:val="FirstParagraph"/>
        <w:rPr>
          <w:rStyle w:val="Hyperlink"/>
        </w:rPr>
      </w:pPr>
      <w:r w:rsidRPr="00383028">
        <w:t xml:space="preserve">Correspondence concerning this article should be addressed to Joshua M. Rosenberg, 1122 Volunteer Blvd., Knoxville, TN 37919. E-mail: </w:t>
      </w:r>
      <w:hyperlink r:id="rId7">
        <w:r w:rsidRPr="00383028">
          <w:rPr>
            <w:rStyle w:val="Hyperlink"/>
          </w:rPr>
          <w:t>jmrosenberg@utk.edu</w:t>
        </w:r>
      </w:hyperlink>
      <w:r w:rsidRPr="00383028">
        <w:rPr>
          <w:rStyle w:val="Hyperlink"/>
        </w:rPr>
        <w:t>.</w:t>
      </w:r>
    </w:p>
    <w:p w14:paraId="705707B1" w14:textId="1ADB2755" w:rsidR="005F327F" w:rsidRDefault="00AE7D63" w:rsidP="00EC23D9">
      <w:pPr>
        <w:pStyle w:val="FirstParagraph"/>
      </w:pPr>
      <w:r w:rsidRPr="00383028">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rsidRPr="00383028">
        <w:t xml:space="preserve"> </w:t>
      </w:r>
    </w:p>
    <w:p w14:paraId="6480AD69" w14:textId="02B84195" w:rsidR="00195107" w:rsidRDefault="00195107" w:rsidP="00195107">
      <w:pPr>
        <w:pStyle w:val="BodyText"/>
      </w:pPr>
      <w:r>
        <w:t xml:space="preserve">Code is available here, though data is not available: </w:t>
      </w:r>
      <w:hyperlink r:id="rId8" w:history="1">
        <w:r w:rsidR="007A7AA5" w:rsidRPr="00387FB3">
          <w:rPr>
            <w:rStyle w:val="Hyperlink"/>
          </w:rPr>
          <w:t>https://osf.io/65ckh/</w:t>
        </w:r>
      </w:hyperlink>
      <w:r w:rsidR="007A7AA5">
        <w:t>.</w:t>
      </w:r>
    </w:p>
    <w:p w14:paraId="60634016" w14:textId="77777777" w:rsidR="00081D37" w:rsidRDefault="007A7AA5" w:rsidP="00081D37">
      <w:pPr>
        <w:spacing w:line="480" w:lineRule="auto"/>
        <w:rPr>
          <w:ins w:id="4" w:author="Rosenberg, Joshua" w:date="2019-02-04T09:50:00Z"/>
        </w:rPr>
        <w:pPrChange w:id="5" w:author="Rosenberg, Joshua" w:date="2019-02-04T09:50:00Z">
          <w:pPr/>
        </w:pPrChange>
      </w:pPr>
      <w:r>
        <w:t>The authors declare that they have no competing interests.</w:t>
      </w:r>
      <w:r w:rsidR="00DD7B54">
        <w:t xml:space="preserve"> </w:t>
      </w:r>
    </w:p>
    <w:p w14:paraId="0D672382" w14:textId="77777777" w:rsidR="00081D37" w:rsidRDefault="00081D37" w:rsidP="00081D37">
      <w:pPr>
        <w:spacing w:line="480" w:lineRule="auto"/>
        <w:rPr>
          <w:ins w:id="6" w:author="Rosenberg, Joshua" w:date="2019-02-04T09:50:00Z"/>
        </w:rPr>
        <w:pPrChange w:id="7" w:author="Rosenberg, Joshua" w:date="2019-02-04T09:50:00Z">
          <w:pPr/>
        </w:pPrChange>
      </w:pPr>
    </w:p>
    <w:p w14:paraId="0ECEE871" w14:textId="5A9E7E7B" w:rsidR="00DD7B54" w:rsidRDefault="00081D37" w:rsidP="00081D37">
      <w:pPr>
        <w:spacing w:line="480" w:lineRule="auto"/>
        <w:rPr>
          <w:ins w:id="8" w:author="Rosenberg, Joshua" w:date="2019-01-24T11:44:00Z"/>
        </w:rPr>
        <w:pPrChange w:id="9" w:author="Rosenberg, Joshua" w:date="2019-02-04T09:50:00Z">
          <w:pPr/>
        </w:pPrChange>
      </w:pPr>
      <w:ins w:id="10" w:author="Rosenberg, Joshua" w:date="2019-02-04T09:49:00Z">
        <w:r>
          <w:t>Author 1 analyzed and interpreted the data and wrote the manuscript. Author 2 collected the data, wrote sections of the manuscri</w:t>
        </w:r>
      </w:ins>
      <w:ins w:id="11" w:author="Rosenberg, Joshua" w:date="2019-02-04T09:50:00Z">
        <w:r>
          <w:t>pt, and served as Author 1’s thesis co-chair</w:t>
        </w:r>
      </w:ins>
      <w:ins w:id="12" w:author="Rosenberg, Joshua" w:date="2019-02-04T09:49:00Z">
        <w:r>
          <w:t xml:space="preserve">. Author 3 </w:t>
        </w:r>
      </w:ins>
      <w:ins w:id="13" w:author="Rosenberg, Joshua" w:date="2019-02-04T09:50:00Z">
        <w:r>
          <w:t xml:space="preserve">served as Author 1’s thesis co-chair and wrote sections of the manuscript. </w:t>
        </w:r>
      </w:ins>
      <w:ins w:id="14" w:author="Rosenberg, Joshua" w:date="2019-01-24T11:44:00Z">
        <w:r w:rsidR="00DD7B54">
          <w:t>All authors read and approved the final manuscript."</w:t>
        </w:r>
      </w:ins>
    </w:p>
    <w:p w14:paraId="5B0EFD0D" w14:textId="183FECA7" w:rsidR="007A7AA5" w:rsidRPr="00195107" w:rsidRDefault="007A7AA5" w:rsidP="00081D37">
      <w:pPr>
        <w:spacing w:line="480" w:lineRule="auto"/>
        <w:ind w:firstLine="680"/>
        <w:pPrChange w:id="15" w:author="Rosenberg, Joshua" w:date="2019-02-04T09:50:00Z">
          <w:pPr>
            <w:ind w:firstLine="680"/>
          </w:pPr>
        </w:pPrChange>
      </w:pPr>
    </w:p>
    <w:p w14:paraId="55CF006B" w14:textId="77777777" w:rsidR="005F327F" w:rsidRPr="00383028" w:rsidRDefault="00AE7D63">
      <w:pPr>
        <w:pStyle w:val="h1-pagebreak"/>
        <w:rPr>
          <w:rFonts w:cs="Times New Roman"/>
        </w:rPr>
      </w:pPr>
      <w:r w:rsidRPr="00383028">
        <w:rPr>
          <w:rFonts w:cs="Times New Roman"/>
        </w:rPr>
        <w:lastRenderedPageBreak/>
        <w:t>Abstract</w:t>
      </w:r>
    </w:p>
    <w:p w14:paraId="014FF11A" w14:textId="0742D3E4" w:rsidR="005F327F" w:rsidRPr="00383028" w:rsidRDefault="00F25571" w:rsidP="00B764F4">
      <w:pPr>
        <w:pStyle w:val="FirstParagraph"/>
      </w:pPr>
      <w:r w:rsidRPr="00383028">
        <w:t>In this study, we explored</w:t>
      </w:r>
      <w:r w:rsidR="00AE7D63" w:rsidRPr="00383028">
        <w:t xml:space="preserve"> </w:t>
      </w:r>
      <w:r w:rsidR="00025E5A" w:rsidRPr="00383028">
        <w:t xml:space="preserve">how </w:t>
      </w:r>
      <w:r w:rsidR="00990B22" w:rsidRPr="00383028">
        <w:t>203</w:t>
      </w:r>
      <w:r w:rsidRPr="00383028">
        <w:t xml:space="preserve"> middle-grades aged</w:t>
      </w:r>
      <w:r w:rsidR="00990B22" w:rsidRPr="00383028">
        <w:t xml:space="preserve"> learners</w:t>
      </w:r>
      <w:r w:rsidR="0011380E" w:rsidRPr="00383028">
        <w:t xml:space="preserve">, </w:t>
      </w:r>
      <w:r w:rsidR="00990B22" w:rsidRPr="00383028">
        <w:t>from nine out-of-school STEM programs</w:t>
      </w:r>
      <w:r w:rsidR="0011380E" w:rsidRPr="00383028">
        <w:t xml:space="preserve">, </w:t>
      </w:r>
      <w:r w:rsidR="00AE7D63" w:rsidRPr="00383028">
        <w:t>work</w:t>
      </w:r>
      <w:r w:rsidR="0011380E" w:rsidRPr="00383028">
        <w:t>ed</w:t>
      </w:r>
      <w:r w:rsidR="00AE7D63" w:rsidRPr="00383028">
        <w:t xml:space="preserve"> with data </w:t>
      </w:r>
      <w:r w:rsidR="00990B22" w:rsidRPr="00383028">
        <w:t>by forming questions, constructing measures, attending to precision, creating models, and representing data.</w:t>
      </w:r>
      <w:r w:rsidR="0011380E" w:rsidRPr="00383028">
        <w:t xml:space="preserve"> Using the Experience Sampling Method (ESM) we polled individual students engagement during specific activities that involve work with data, to better understand profiles (or common patterns) of engagement during these activities. </w:t>
      </w:r>
      <w:r w:rsidR="00B4387B" w:rsidRPr="00383028">
        <w:t>We found that work with data was a common occurrence in these out-of-school programs</w:t>
      </w:r>
      <w:r w:rsidR="00D35641">
        <w:t xml:space="preserve"> </w:t>
      </w:r>
      <w:r w:rsidR="00D23F81" w:rsidRPr="00383028">
        <w:t xml:space="preserve">and that six distinct profiles characterized learners patterns of cognitive, behavioral, and affective engagement. We found that specific activities – generating data and modeling data – were significantly associated with </w:t>
      </w:r>
      <w:r w:rsidR="001A3A03" w:rsidRPr="00383028">
        <w:t>full engagement profiles</w:t>
      </w:r>
      <w:r w:rsidRPr="00383028">
        <w:t>, though work with data was, overall, not very related to youths’ engagement</w:t>
      </w:r>
      <w:r w:rsidR="001A3A03" w:rsidRPr="00383028">
        <w:t xml:space="preserve">.  </w:t>
      </w:r>
      <w:r w:rsidRPr="00383028">
        <w:t>We also found minimal relations between youth characteristics (gender, under-represented status, or pre-program interest) and engagement</w:t>
      </w:r>
      <w:r w:rsidR="001A3A03" w:rsidRPr="00383028">
        <w:t xml:space="preserve">. </w:t>
      </w:r>
      <w:r w:rsidR="00AE7D63" w:rsidRPr="00383028">
        <w:t>Implications of the findings and the implications for practice with respect to work with data in general and to engagement in informal learning environments</w:t>
      </w:r>
      <w:r w:rsidR="00025E5A" w:rsidRPr="00383028">
        <w:t xml:space="preserve"> are discussed.</w:t>
      </w:r>
    </w:p>
    <w:p w14:paraId="72E118F5" w14:textId="77777777" w:rsidR="005F327F" w:rsidRPr="00383028" w:rsidRDefault="00AE7D63">
      <w:pPr>
        <w:pStyle w:val="BodyText"/>
      </w:pPr>
      <w:r w:rsidRPr="00383028">
        <w:rPr>
          <w:i/>
        </w:rPr>
        <w:t>Keywords:</w:t>
      </w:r>
      <w:r w:rsidRPr="00383028">
        <w:t xml:space="preserve"> Work with data, data science education, experience sampling method, engagement, out-of-school STEM programs</w:t>
      </w:r>
    </w:p>
    <w:p w14:paraId="49AF65E6" w14:textId="2E778C03" w:rsidR="00331748" w:rsidRPr="00383028" w:rsidRDefault="00331748" w:rsidP="00331748">
      <w:pPr>
        <w:pStyle w:val="Title"/>
        <w:rPr>
          <w:rFonts w:cs="Times New Roman"/>
        </w:rPr>
      </w:pPr>
      <w:r w:rsidRPr="00383028">
        <w:rPr>
          <w:rFonts w:cs="Times New Roman"/>
        </w:rPr>
        <w:lastRenderedPageBreak/>
        <w:t>How Youth Experience Work With Data in Summer STEM Programs: Findings From An Experience Sampling Approach</w:t>
      </w:r>
    </w:p>
    <w:p w14:paraId="38608752" w14:textId="1561F08B" w:rsidR="002B5706" w:rsidRPr="00383028" w:rsidRDefault="00900650" w:rsidP="001A3A03">
      <w:pPr>
        <w:pStyle w:val="CommentText"/>
        <w:spacing w:line="480" w:lineRule="auto"/>
        <w:ind w:firstLine="677"/>
        <w:rPr>
          <w:sz w:val="24"/>
          <w:szCs w:val="24"/>
        </w:rPr>
      </w:pPr>
      <w:r w:rsidRPr="00383028">
        <w:rPr>
          <w:sz w:val="24"/>
          <w:szCs w:val="24"/>
        </w:rPr>
        <w:t xml:space="preserve">Today data are </w:t>
      </w:r>
      <w:r w:rsidR="00B523C9" w:rsidRPr="00383028">
        <w:rPr>
          <w:sz w:val="24"/>
          <w:szCs w:val="24"/>
        </w:rPr>
        <w:t>all aro</w:t>
      </w:r>
      <w:r w:rsidRPr="00383028">
        <w:rPr>
          <w:sz w:val="24"/>
          <w:szCs w:val="24"/>
        </w:rPr>
        <w:t>und us, shaping how we work,</w:t>
      </w:r>
      <w:r w:rsidR="00B523C9" w:rsidRPr="00383028">
        <w:rPr>
          <w:sz w:val="24"/>
          <w:szCs w:val="24"/>
        </w:rPr>
        <w:t xml:space="preserve"> socialize, teach, and </w:t>
      </w:r>
      <w:r w:rsidRPr="00383028">
        <w:rPr>
          <w:sz w:val="24"/>
          <w:szCs w:val="24"/>
        </w:rPr>
        <w:t>learn. Data are not only ubiquitous but are also important</w:t>
      </w:r>
      <w:r w:rsidR="002B5706" w:rsidRPr="00383028">
        <w:rPr>
          <w:sz w:val="24"/>
          <w:szCs w:val="24"/>
        </w:rPr>
        <w:t>. In education, administrators use data</w:t>
      </w:r>
      <w:r w:rsidRPr="00383028">
        <w:rPr>
          <w:sz w:val="24"/>
          <w:szCs w:val="24"/>
        </w:rPr>
        <w:t xml:space="preserve"> to make decisions about the quality of teachers </w:t>
      </w:r>
      <w:r w:rsidR="002B5706" w:rsidRPr="00383028">
        <w:rPr>
          <w:sz w:val="24"/>
          <w:szCs w:val="24"/>
        </w:rPr>
        <w:t xml:space="preserve">(McCaffrey, Lockwood, Koretz, &amp; Hamilton, 2003) and teachers about students (Horn, Kane, &amp; Wilson, 2015). While there has been a lot of attention in higher and K-12 education on the roles </w:t>
      </w:r>
      <w:r w:rsidR="001A3A03" w:rsidRPr="00383028">
        <w:rPr>
          <w:sz w:val="24"/>
          <w:szCs w:val="24"/>
        </w:rPr>
        <w:t>of data</w:t>
      </w:r>
      <w:r w:rsidR="002B5706" w:rsidRPr="00383028">
        <w:rPr>
          <w:sz w:val="24"/>
          <w:szCs w:val="24"/>
        </w:rPr>
        <w:t>, we have not considered what</w:t>
      </w:r>
      <w:r w:rsidR="0027285A" w:rsidRPr="00383028">
        <w:rPr>
          <w:sz w:val="24"/>
          <w:szCs w:val="24"/>
        </w:rPr>
        <w:t xml:space="preserve"> the relationship </w:t>
      </w:r>
      <w:r w:rsidR="001A3A03" w:rsidRPr="00383028">
        <w:rPr>
          <w:sz w:val="24"/>
          <w:szCs w:val="24"/>
        </w:rPr>
        <w:t>ought to be between data and the learners as they create, use, and assess data.</w:t>
      </w:r>
    </w:p>
    <w:p w14:paraId="393C84BE" w14:textId="40846A15" w:rsidR="00047CA0" w:rsidRPr="00383028" w:rsidRDefault="006D5012" w:rsidP="003D7849">
      <w:pPr>
        <w:pStyle w:val="BodyText"/>
      </w:pPr>
      <w:r w:rsidRPr="00383028">
        <w:t>Though there has been research about students’ engagement in math and science</w:t>
      </w:r>
      <w:r w:rsidR="00623FE0" w:rsidRPr="00383028">
        <w:t xml:space="preserve"> (</w:t>
      </w:r>
      <w:r w:rsidR="00093BF5" w:rsidRPr="00383028">
        <w:t xml:space="preserve">Fredricks, </w:t>
      </w:r>
      <w:proofErr w:type="spellStart"/>
      <w:r w:rsidR="00093BF5" w:rsidRPr="00383028">
        <w:t>Filsecker</w:t>
      </w:r>
      <w:proofErr w:type="spellEnd"/>
      <w:r w:rsidR="00093BF5" w:rsidRPr="00383028">
        <w:t xml:space="preserve">, &amp; Lawson, 2016; </w:t>
      </w:r>
      <w:r w:rsidR="00623FE0" w:rsidRPr="00383028">
        <w:t xml:space="preserve">Schmidt, Rosenberg, &amp; </w:t>
      </w:r>
      <w:proofErr w:type="spellStart"/>
      <w:r w:rsidR="00623FE0" w:rsidRPr="00383028">
        <w:t>Beymer</w:t>
      </w:r>
      <w:proofErr w:type="spellEnd"/>
      <w:r w:rsidR="00623FE0" w:rsidRPr="00383028">
        <w:t>, 2018</w:t>
      </w:r>
      <w:r w:rsidR="00F876E1" w:rsidRPr="00383028">
        <w:t>; Schneider et al., 2016</w:t>
      </w:r>
      <w:r w:rsidR="00623FE0" w:rsidRPr="00383028">
        <w:t>)</w:t>
      </w:r>
      <w:r w:rsidRPr="00383028">
        <w:t>,</w:t>
      </w:r>
      <w:r w:rsidR="00AE7D63" w:rsidRPr="00383028">
        <w:t xml:space="preserve"> research has not examined </w:t>
      </w:r>
      <w:r w:rsidR="0076729B" w:rsidRPr="00383028">
        <w:t>how students engage in work with data</w:t>
      </w:r>
      <w:r w:rsidR="00AE7D63" w:rsidRPr="00383028">
        <w:t xml:space="preserve">. </w:t>
      </w:r>
      <w:r w:rsidR="003D7849" w:rsidRPr="00383028">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rsidRPr="00383028">
        <w:t>Because engaging in work with data seems to be so potentially beneficial to learners, better understanding the nature of work with data and learners’ engagement in such practices is needed.</w:t>
      </w:r>
      <w:r w:rsidR="0091385E" w:rsidRPr="00383028">
        <w:t xml:space="preserve"> </w:t>
      </w:r>
    </w:p>
    <w:p w14:paraId="32E68C7C" w14:textId="1EE2B744" w:rsidR="00005497" w:rsidRPr="00383028" w:rsidRDefault="00425F39" w:rsidP="001E7E52">
      <w:pPr>
        <w:pStyle w:val="CommentText"/>
        <w:spacing w:line="480" w:lineRule="auto"/>
        <w:ind w:firstLine="677"/>
      </w:pPr>
      <w:r w:rsidRPr="00383028">
        <w:rPr>
          <w:sz w:val="24"/>
          <w:szCs w:val="24"/>
        </w:rPr>
        <w:t>We aim to</w:t>
      </w:r>
      <w:r w:rsidR="00005497" w:rsidRPr="00383028">
        <w:rPr>
          <w:sz w:val="24"/>
          <w:szCs w:val="24"/>
        </w:rPr>
        <w:t xml:space="preserve"> provide some understanding of how learners experience work with data. Through work with data, learners can transform from consumers of knowledge to creators of knowledge (Hancock, Kaput, &amp; Goldsmith, 1992; Lehrer &amp; Schauble, 2015; Lee &amp; Wilkerson, 2018; Finzer, 2013). This work</w:t>
      </w:r>
      <w:r w:rsidR="001A3A03" w:rsidRPr="00383028">
        <w:rPr>
          <w:sz w:val="24"/>
          <w:szCs w:val="24"/>
        </w:rPr>
        <w:t xml:space="preserve"> supports</w:t>
      </w:r>
      <w:r w:rsidR="00005497" w:rsidRPr="00383028">
        <w:rPr>
          <w:sz w:val="24"/>
          <w:szCs w:val="24"/>
        </w:rPr>
        <w:t xml:space="preserve"> recent reform efforts that cast a vision of learning that emphasizes not just knowing </w:t>
      </w:r>
      <w:r w:rsidR="00005497" w:rsidRPr="00383028">
        <w:rPr>
          <w:i/>
          <w:sz w:val="24"/>
          <w:szCs w:val="24"/>
        </w:rPr>
        <w:t xml:space="preserve">about </w:t>
      </w:r>
      <w:r w:rsidR="00005497" w:rsidRPr="00383028">
        <w:rPr>
          <w:sz w:val="24"/>
          <w:szCs w:val="24"/>
        </w:rPr>
        <w:t xml:space="preserve">key concepts, but participating in the practices of STEM </w:t>
      </w:r>
      <w:r w:rsidR="00005497" w:rsidRPr="00383028">
        <w:rPr>
          <w:sz w:val="24"/>
          <w:szCs w:val="24"/>
        </w:rPr>
        <w:lastRenderedPageBreak/>
        <w:t>disciplines, foci of both science and mathematics curricular standards (NGSS Lead States, 2013; National Governors Association Center for Best Practices, Council of Chief State School Officers, 2010). Indeed, work with data presents an area of overlap between the two sets of standards.</w:t>
      </w:r>
    </w:p>
    <w:p w14:paraId="05974EE5" w14:textId="72E837B4" w:rsidR="0091385E" w:rsidRDefault="00425F39" w:rsidP="003D7849">
      <w:pPr>
        <w:pStyle w:val="BodyText"/>
        <w:rPr>
          <w:ins w:id="16" w:author="Rosenberg, Joshua" w:date="2019-02-04T09:56:00Z"/>
        </w:rPr>
      </w:pPr>
      <w:r w:rsidRPr="00383028">
        <w:t>Our purpose, then,</w:t>
      </w:r>
      <w:r w:rsidR="00AE7D63" w:rsidRPr="00383028">
        <w:t xml:space="preserve"> is to examine youth engagement in a variety of learning activitie</w:t>
      </w:r>
      <w:r w:rsidR="00BE59E9" w:rsidRPr="00383028">
        <w:t>s that involve work with data</w:t>
      </w:r>
      <w:r w:rsidR="001D7AB3">
        <w:t xml:space="preserve"> </w:t>
      </w:r>
      <w:r w:rsidR="007953FA" w:rsidRPr="00383028">
        <w:t xml:space="preserve">and to explore how work with data and youth characteristics relate to their engagement. </w:t>
      </w:r>
      <w:r w:rsidR="00BE59E9" w:rsidRPr="00383028">
        <w:t>We</w:t>
      </w:r>
      <w:r w:rsidR="00AE7D63" w:rsidRPr="00383028">
        <w:t xml:space="preserve"> explore </w:t>
      </w:r>
      <w:r w:rsidR="005B3968" w:rsidRPr="00383028">
        <w:t>these topics in the context</w:t>
      </w:r>
      <w:r w:rsidR="00AE7D63" w:rsidRPr="00383028">
        <w:t xml:space="preserve"> of outside-of-school STEM enrichment programs carri</w:t>
      </w:r>
      <w:r w:rsidR="00BE59E9" w:rsidRPr="00383028">
        <w:t>ed out during the summer</w:t>
      </w:r>
      <w:r w:rsidR="002E18DA" w:rsidRPr="00383028">
        <w:t xml:space="preserve"> that</w:t>
      </w:r>
      <w:r w:rsidR="005B3968" w:rsidRPr="00383028">
        <w:t xml:space="preserve"> introduce youth to STEM-related data in a context that build</w:t>
      </w:r>
      <w:r w:rsidR="002E18DA" w:rsidRPr="00383028">
        <w:t>s</w:t>
      </w:r>
      <w:r w:rsidR="005B3968" w:rsidRPr="00383028">
        <w:t xml:space="preserve"> upon youths’ interests. </w:t>
      </w:r>
      <w:r w:rsidR="00AE7D63" w:rsidRPr="00383028">
        <w:t>Knowing more about</w:t>
      </w:r>
      <w:r w:rsidR="00025E5A" w:rsidRPr="00383028">
        <w:t xml:space="preserve"> youths’ experiences in working with data</w:t>
      </w:r>
      <w:r w:rsidR="00AE7D63" w:rsidRPr="00383028">
        <w:t xml:space="preserve"> can also provide a foundation for subsequent work to explore how particular curricula and engaging experiences for youth spark their interest in</w:t>
      </w:r>
      <w:r w:rsidR="00025E5A" w:rsidRPr="00383028">
        <w:t xml:space="preserve"> STEM</w:t>
      </w:r>
      <w:r w:rsidR="00AE7D63" w:rsidRPr="00383028">
        <w:t xml:space="preserve">, including hobbies and occupations related to data science, but also </w:t>
      </w:r>
      <w:r w:rsidR="00025E5A" w:rsidRPr="00383028">
        <w:t xml:space="preserve">pursuing future study and careers in science, mathematics, or engineering and computer science. </w:t>
      </w:r>
    </w:p>
    <w:p w14:paraId="51ADDF2A" w14:textId="25308BAA" w:rsidR="00081D37" w:rsidRPr="00081D37" w:rsidRDefault="00081D37" w:rsidP="00081D37">
      <w:pPr>
        <w:pStyle w:val="BodyText"/>
        <w:ind w:firstLine="0"/>
        <w:jc w:val="center"/>
        <w:rPr>
          <w:b/>
          <w:rPrChange w:id="17" w:author="Rosenberg, Joshua" w:date="2019-02-04T09:56:00Z">
            <w:rPr/>
          </w:rPrChange>
        </w:rPr>
        <w:pPrChange w:id="18" w:author="Rosenberg, Joshua" w:date="2019-02-04T09:56:00Z">
          <w:pPr>
            <w:pStyle w:val="BodyText"/>
          </w:pPr>
        </w:pPrChange>
      </w:pPr>
      <w:ins w:id="19" w:author="Rosenberg, Joshua" w:date="2019-02-04T09:56:00Z">
        <w:r w:rsidRPr="00081D37">
          <w:rPr>
            <w:b/>
            <w:rPrChange w:id="20" w:author="Rosenberg, Joshua" w:date="2019-02-04T09:56:00Z">
              <w:rPr/>
            </w:rPrChange>
          </w:rPr>
          <w:t>Background</w:t>
        </w:r>
      </w:ins>
    </w:p>
    <w:p w14:paraId="7777CAE9" w14:textId="0D06401D" w:rsidR="005F327F" w:rsidRPr="00383028" w:rsidRDefault="00902132" w:rsidP="00081D37">
      <w:pPr>
        <w:pStyle w:val="Heading1"/>
        <w:jc w:val="left"/>
        <w:rPr>
          <w:rFonts w:cs="Times New Roman"/>
        </w:rPr>
        <w:pPrChange w:id="21" w:author="Rosenberg, Joshua" w:date="2019-02-04T09:56:00Z">
          <w:pPr>
            <w:pStyle w:val="Heading1"/>
          </w:pPr>
        </w:pPrChange>
      </w:pPr>
      <w:bookmarkStart w:id="22" w:name="defining-work-with-data-need-to-cut-500-"/>
      <w:bookmarkEnd w:id="22"/>
      <w:r w:rsidRPr="00383028">
        <w:rPr>
          <w:rFonts w:cs="Times New Roman"/>
        </w:rPr>
        <w:t>Defining Work with Data</w:t>
      </w:r>
    </w:p>
    <w:p w14:paraId="0933AD2B" w14:textId="42A81823" w:rsidR="005F327F" w:rsidRPr="00383028" w:rsidRDefault="00B764F4">
      <w:pPr>
        <w:pStyle w:val="BodyText"/>
      </w:pPr>
      <w:r w:rsidRPr="00383028">
        <w:t xml:space="preserve">Work with data has been conceived in varied ways by researchers </w:t>
      </w:r>
      <w:r w:rsidR="00AE7D63" w:rsidRPr="00383028">
        <w:t xml:space="preserve">(i.e., Hancock et al., 1992; Lehrer &amp; Romberg, 1996; Wild &amp; </w:t>
      </w:r>
      <w:proofErr w:type="spellStart"/>
      <w:r w:rsidR="00AE7D63" w:rsidRPr="00383028">
        <w:t>Pfannkuch</w:t>
      </w:r>
      <w:proofErr w:type="spellEnd"/>
      <w:r w:rsidR="00AE7D63" w:rsidRPr="00383028">
        <w:t xml:space="preserve">, 1999). For instance, Wild and </w:t>
      </w:r>
      <w:proofErr w:type="spellStart"/>
      <w:r w:rsidR="00AE7D63" w:rsidRPr="00383028">
        <w:t>Pfannkuch</w:t>
      </w:r>
      <w:proofErr w:type="spellEnd"/>
      <w:r w:rsidR="00AE7D63" w:rsidRPr="00383028">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rsidRPr="00383028">
        <w:t xml:space="preserve">Hancock et al. </w:t>
      </w:r>
      <w:r w:rsidR="00AE7D63" w:rsidRPr="00383028">
        <w:t>(1992)</w:t>
      </w:r>
      <w:r w:rsidR="00A2143C" w:rsidRPr="00383028">
        <w:t xml:space="preserve"> provided a useful </w:t>
      </w:r>
      <w:r w:rsidR="00AE7D63" w:rsidRPr="00383028">
        <w:t xml:space="preserve">description of </w:t>
      </w:r>
      <w:r w:rsidR="00A2143C" w:rsidRPr="00383028">
        <w:t xml:space="preserve">the process of working with data in general, namely, </w:t>
      </w:r>
      <w:r w:rsidR="00AE7D63" w:rsidRPr="00383028">
        <w:t xml:space="preserve">“using data to solve real problems and to answer authentic questions” (p. 337). Hancock et al. (1992) focus </w:t>
      </w:r>
      <w:r w:rsidR="00A2143C" w:rsidRPr="00383028">
        <w:t xml:space="preserve">specifically </w:t>
      </w:r>
      <w:r w:rsidR="00AE7D63" w:rsidRPr="00383028">
        <w:t xml:space="preserve">on </w:t>
      </w:r>
      <w:r w:rsidR="00AE7D63" w:rsidRPr="00383028">
        <w:lastRenderedPageBreak/>
        <w:t xml:space="preserve">two </w:t>
      </w:r>
      <w:r w:rsidR="00A2143C" w:rsidRPr="00383028">
        <w:t>over-arching activities</w:t>
      </w:r>
      <w:r w:rsidR="00AE7D63" w:rsidRPr="00383028">
        <w:t xml:space="preserve">, data creation and analysis, arguing that the former (data creation) is underemphasized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rsidRPr="00383028">
        <w:t>for use of</w:t>
      </w:r>
      <w:r w:rsidR="00AE7D63" w:rsidRPr="00383028">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Pr="00383028" w:rsidRDefault="00AE7D63" w:rsidP="00B22B40">
      <w:pPr>
        <w:pStyle w:val="FirstParagraph"/>
      </w:pPr>
      <w:r w:rsidRPr="00383028">
        <w:t>Because there is not an agreed-upon definition of work with data</w:t>
      </w:r>
      <w:r w:rsidR="00A2143C" w:rsidRPr="00383028">
        <w:t>, we</w:t>
      </w:r>
      <w:r w:rsidRPr="00383028">
        <w:t xml:space="preserve"> focus on the core aspects that scholars have most often included in their conceptualizations</w:t>
      </w:r>
      <w:r w:rsidR="00A2143C" w:rsidRPr="00383028">
        <w:t>. In particular, we focus on five key aspects that are most useful for investigating work with data all of the STEM content areas</w:t>
      </w:r>
      <w:r w:rsidR="00CB45B0" w:rsidRPr="00383028">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Pr="00383028" w:rsidRDefault="00AE7D63">
      <w:pPr>
        <w:pStyle w:val="Compact"/>
        <w:numPr>
          <w:ilvl w:val="0"/>
          <w:numId w:val="14"/>
        </w:numPr>
      </w:pPr>
      <w:r w:rsidRPr="00383028">
        <w:rPr>
          <w:i/>
        </w:rPr>
        <w:t>Asking questions</w:t>
      </w:r>
      <w:r w:rsidRPr="00383028">
        <w:t>: Generating questions that can be answered with empirical evidence</w:t>
      </w:r>
    </w:p>
    <w:p w14:paraId="4F9A849E" w14:textId="77777777" w:rsidR="005F327F" w:rsidRPr="00383028" w:rsidRDefault="00AE7D63">
      <w:pPr>
        <w:pStyle w:val="Compact"/>
        <w:numPr>
          <w:ilvl w:val="0"/>
          <w:numId w:val="14"/>
        </w:numPr>
      </w:pPr>
      <w:r w:rsidRPr="00383028">
        <w:rPr>
          <w:i/>
        </w:rPr>
        <w:t>Making observations</w:t>
      </w:r>
      <w:r w:rsidRPr="00383028">
        <w:t>: Watching phenomena and noticing what is happening concerning the phenomena or problem being investigated</w:t>
      </w:r>
    </w:p>
    <w:p w14:paraId="75DE90D0" w14:textId="77777777" w:rsidR="005F327F" w:rsidRPr="00383028" w:rsidRDefault="00AE7D63">
      <w:pPr>
        <w:pStyle w:val="Compact"/>
        <w:numPr>
          <w:ilvl w:val="0"/>
          <w:numId w:val="14"/>
        </w:numPr>
      </w:pPr>
      <w:r w:rsidRPr="00383028">
        <w:rPr>
          <w:i/>
        </w:rPr>
        <w:t>Generating data</w:t>
      </w:r>
      <w:r w:rsidRPr="00383028">
        <w:t>: The process of figuring out how or why to inscribe an observation as data about phenomena, as well as generating tools for measuring or categorizing</w:t>
      </w:r>
    </w:p>
    <w:p w14:paraId="76667F95" w14:textId="5EFCEBF6" w:rsidR="005F327F" w:rsidRPr="00383028" w:rsidRDefault="00AE7D63">
      <w:pPr>
        <w:pStyle w:val="Compact"/>
        <w:numPr>
          <w:ilvl w:val="0"/>
          <w:numId w:val="14"/>
        </w:numPr>
      </w:pPr>
      <w:r w:rsidRPr="00383028">
        <w:rPr>
          <w:i/>
        </w:rPr>
        <w:lastRenderedPageBreak/>
        <w:t>Data modeling</w:t>
      </w:r>
      <w:r w:rsidRPr="00383028">
        <w:t>: Activities involving the use of simple statistics, such as the mean and standard deviation, as well as more complicated models, such as linear</w:t>
      </w:r>
      <w:r w:rsidR="00FC0016" w:rsidRPr="00383028">
        <w:t xml:space="preserve"> (or regression) models</w:t>
      </w:r>
    </w:p>
    <w:p w14:paraId="5539796E" w14:textId="70CE7E2B" w:rsidR="005F327F" w:rsidRPr="00383028" w:rsidRDefault="00AE7D63">
      <w:pPr>
        <w:pStyle w:val="Compact"/>
        <w:numPr>
          <w:ilvl w:val="0"/>
          <w:numId w:val="14"/>
        </w:numPr>
      </w:pPr>
      <w:r w:rsidRPr="00383028">
        <w:rPr>
          <w:i/>
        </w:rPr>
        <w:t>Interpreting and communicating findings</w:t>
      </w:r>
      <w:r w:rsidRPr="00383028">
        <w:t xml:space="preserve">: </w:t>
      </w:r>
      <w:r w:rsidR="005E042A" w:rsidRPr="00383028">
        <w:t>Discussing and sharing findings from the earlier processes of working with data</w:t>
      </w:r>
    </w:p>
    <w:p w14:paraId="177F70AC" w14:textId="68DBCE47" w:rsidR="005F327F" w:rsidRPr="00383028" w:rsidRDefault="00431368" w:rsidP="00081D37">
      <w:pPr>
        <w:pStyle w:val="Heading1"/>
        <w:jc w:val="left"/>
        <w:rPr>
          <w:rFonts w:cs="Times New Roman"/>
        </w:rPr>
        <w:pPrChange w:id="23" w:author="Rosenberg, Joshua" w:date="2019-02-04T09:55:00Z">
          <w:pPr>
            <w:pStyle w:val="Heading1"/>
          </w:pPr>
        </w:pPrChange>
      </w:pPr>
      <w:bookmarkStart w:id="24" w:name="the-role-of-working-with-data-in-stem-le"/>
      <w:bookmarkStart w:id="25" w:name="what-is-known-about-how-youth-work-with-"/>
      <w:bookmarkEnd w:id="24"/>
      <w:bookmarkEnd w:id="25"/>
      <w:r>
        <w:rPr>
          <w:rFonts w:cs="Times New Roman"/>
        </w:rPr>
        <w:t>Past Research on Work With Data</w:t>
      </w:r>
    </w:p>
    <w:p w14:paraId="5BD4D8D9" w14:textId="0695B295" w:rsidR="00005497" w:rsidRPr="00383028" w:rsidRDefault="00005497" w:rsidP="001E7E52">
      <w:pPr>
        <w:pStyle w:val="BodyText"/>
        <w:ind w:firstLine="677"/>
      </w:pPr>
      <w:r w:rsidRPr="00383028">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Pr="00383028" w:rsidRDefault="00B45912" w:rsidP="00331748">
      <w:pPr>
        <w:pStyle w:val="BodyText"/>
      </w:pPr>
      <w:r w:rsidRPr="00383028">
        <w:t xml:space="preserve">Past research on work with data has mostly been set in mathematics contexts and has focused on mathematical practices, like generating measures of phenomena and creating data models (English, 2012; Lehrer &amp; Romberg, 1996; </w:t>
      </w:r>
      <w:proofErr w:type="spellStart"/>
      <w:r w:rsidRPr="00383028">
        <w:t>Lesh</w:t>
      </w:r>
      <w:proofErr w:type="spellEnd"/>
      <w:r w:rsidRPr="00383028">
        <w:t>, Middleton, Caylor, &amp; Gupta, 2008). It has often focused on specific cognitive outcomes (e.g., Gelman &amp; Markman, 1987), strategies to support work with data (</w:t>
      </w:r>
      <w:proofErr w:type="spellStart"/>
      <w:r w:rsidRPr="00383028">
        <w:t>Petrosino</w:t>
      </w:r>
      <w:proofErr w:type="spellEnd"/>
      <w:r w:rsidRPr="00383028">
        <w:t xml:space="preserve">, Lehrer, &amp; Schauble, 2003), and some opportunities and challenges facing both teachers and learners when working with data (e.g., </w:t>
      </w:r>
      <w:proofErr w:type="spellStart"/>
      <w:r w:rsidR="002E18DA" w:rsidRPr="00383028">
        <w:t>Finzer</w:t>
      </w:r>
      <w:proofErr w:type="spellEnd"/>
      <w:r w:rsidR="002E18DA" w:rsidRPr="00383028">
        <w:t xml:space="preserve">, 2013; </w:t>
      </w:r>
      <w:proofErr w:type="spellStart"/>
      <w:r w:rsidRPr="00383028">
        <w:t>Konold</w:t>
      </w:r>
      <w:proofErr w:type="spellEnd"/>
      <w:r w:rsidRPr="00383028">
        <w:t xml:space="preserve"> &amp; </w:t>
      </w:r>
      <w:proofErr w:type="spellStart"/>
      <w:r w:rsidRPr="00383028">
        <w:t>Pollatsek</w:t>
      </w:r>
      <w:proofErr w:type="spellEnd"/>
      <w:r w:rsidRPr="00383028">
        <w:t xml:space="preserve">, 2002;). There has been some research about work with data in science settings, too. </w:t>
      </w:r>
      <w:r w:rsidRPr="00383028">
        <w:lastRenderedPageBreak/>
        <w:t>However, what it means to work with data can vary greatly in actual classrooms and other learning environments (McNeill &amp; Berland, 2017).</w:t>
      </w:r>
      <w:r w:rsidR="008B4CBF" w:rsidRPr="00383028">
        <w:t xml:space="preserve"> </w:t>
      </w:r>
    </w:p>
    <w:p w14:paraId="0F122C96" w14:textId="03C43042" w:rsidR="005F327F" w:rsidRPr="00383028" w:rsidRDefault="002E18DA" w:rsidP="009412A1">
      <w:pPr>
        <w:pStyle w:val="FirstParagraph"/>
      </w:pPr>
      <w:r w:rsidRPr="00383028">
        <w:t>P</w:t>
      </w:r>
      <w:r w:rsidR="00AE7D63" w:rsidRPr="00383028">
        <w:t>ast research on cognitive capabilities as outcomes from w</w:t>
      </w:r>
      <w:r w:rsidR="009412A1" w:rsidRPr="00383028">
        <w:t>orking with data</w:t>
      </w:r>
      <w:r w:rsidR="00AE7D63" w:rsidRPr="00383028">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rsidRPr="00383028">
        <w:t>).</w:t>
      </w:r>
      <w:r w:rsidR="00AE7D63" w:rsidRPr="00383028">
        <w:t xml:space="preserve"> A key outcome of engaging in work with data has to do with how learners account for variability (</w:t>
      </w:r>
      <w:r w:rsidR="00CB45B0" w:rsidRPr="00383028">
        <w:t xml:space="preserve">Lee, </w:t>
      </w:r>
      <w:proofErr w:type="spellStart"/>
      <w:r w:rsidR="00CB45B0" w:rsidRPr="00383028">
        <w:t>Angotti</w:t>
      </w:r>
      <w:proofErr w:type="spellEnd"/>
      <w:r w:rsidR="00CB45B0" w:rsidRPr="00383028">
        <w:t xml:space="preserve">, &amp; </w:t>
      </w:r>
      <w:proofErr w:type="spellStart"/>
      <w:r w:rsidR="00CB45B0" w:rsidRPr="00383028">
        <w:t>Tarr</w:t>
      </w:r>
      <w:proofErr w:type="spellEnd"/>
      <w:r w:rsidR="00CB45B0" w:rsidRPr="00383028">
        <w:t xml:space="preserve">, 2010; </w:t>
      </w:r>
      <w:r w:rsidR="00AE7D63" w:rsidRPr="00383028">
        <w:t xml:space="preserve">Lehrer, Kim, &amp; Schauble, 2007; </w:t>
      </w:r>
      <w:proofErr w:type="spellStart"/>
      <w:r w:rsidR="00AE7D63" w:rsidRPr="00383028">
        <w:t>Lesh</w:t>
      </w:r>
      <w:proofErr w:type="spellEnd"/>
      <w:r w:rsidR="00AE7D63" w:rsidRPr="00383028">
        <w:t>, Middleton, Caylor, &amp; Gupta, 2008</w:t>
      </w:r>
      <w:r w:rsidR="00CB45B0" w:rsidRPr="00383028">
        <w:t xml:space="preserve">; </w:t>
      </w:r>
      <w:proofErr w:type="spellStart"/>
      <w:r w:rsidR="00CB45B0" w:rsidRPr="00383028">
        <w:t>Petrosino</w:t>
      </w:r>
      <w:proofErr w:type="spellEnd"/>
      <w:r w:rsidR="00CB45B0" w:rsidRPr="00383028">
        <w:t xml:space="preserve"> et al., 2003</w:t>
      </w:r>
      <w:r w:rsidR="00AE7D63" w:rsidRPr="00383028">
        <w:t>), arguably the main goal of engaging in work with data (</w:t>
      </w:r>
      <w:proofErr w:type="spellStart"/>
      <w:r w:rsidR="00AE7D63" w:rsidRPr="00383028">
        <w:t>Konold</w:t>
      </w:r>
      <w:proofErr w:type="spellEnd"/>
      <w:r w:rsidR="00AE7D63" w:rsidRPr="00383028">
        <w:t xml:space="preserve"> &amp; </w:t>
      </w:r>
      <w:proofErr w:type="spellStart"/>
      <w:r w:rsidR="00AE7D63" w:rsidRPr="00383028">
        <w:t>Pollatsek</w:t>
      </w:r>
      <w:proofErr w:type="spellEnd"/>
      <w:r w:rsidR="00AE7D63" w:rsidRPr="00383028">
        <w:t>, 2002). From this research, we know that learners can develop the capacity to reason about variability.</w:t>
      </w:r>
    </w:p>
    <w:p w14:paraId="47452F83" w14:textId="77777777" w:rsidR="005F327F" w:rsidRPr="00383028" w:rsidRDefault="00AE7D63">
      <w:pPr>
        <w:pStyle w:val="BodyText"/>
      </w:pPr>
      <w:r w:rsidRPr="00383028">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rsidRPr="00383028">
        <w:t>Petrosino</w:t>
      </w:r>
      <w:proofErr w:type="spellEnd"/>
      <w:r w:rsidRPr="00383028">
        <w:t xml:space="preserve"> et al., 2003) or the place of relevant phenomena, such as manufacturing processes, such as the size of metallic bolts, which can help learners to focus on “tracking a process by looking at its output” (</w:t>
      </w:r>
      <w:proofErr w:type="spellStart"/>
      <w:r w:rsidRPr="00383028">
        <w:t>Konold</w:t>
      </w:r>
      <w:proofErr w:type="spellEnd"/>
      <w:r w:rsidRPr="00383028">
        <w:t xml:space="preserve"> &amp; </w:t>
      </w:r>
      <w:proofErr w:type="spellStart"/>
      <w:r w:rsidRPr="00383028">
        <w:t>Pollatsek</w:t>
      </w:r>
      <w:proofErr w:type="spellEnd"/>
      <w:r w:rsidRPr="00383028">
        <w:t>, 2002, p. 282).</w:t>
      </w:r>
    </w:p>
    <w:p w14:paraId="443C9732" w14:textId="174512CC" w:rsidR="005F327F" w:rsidRPr="00383028" w:rsidRDefault="00AE7D63">
      <w:pPr>
        <w:pStyle w:val="BodyText"/>
      </w:pPr>
      <w:r w:rsidRPr="00383028">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rsidRPr="00383028">
        <w:t xml:space="preserve"> &amp; </w:t>
      </w:r>
      <w:proofErr w:type="spellStart"/>
      <w:r w:rsidR="006609ED" w:rsidRPr="00383028">
        <w:t>Yarden</w:t>
      </w:r>
      <w:proofErr w:type="spellEnd"/>
      <w:r w:rsidRPr="00383028">
        <w:t xml:space="preserve">, 2016; Hasson &amp; Yarden, 2012). Making observations and </w:t>
      </w:r>
      <w:r w:rsidRPr="00383028">
        <w:lastRenderedPageBreak/>
        <w:t>generating data, such as of the height of the school’s flagpole, requires negotiation not only of what to measure, but how and how many times to measure it (Lehrer, Kim, &amp; Schauble, 2007). Regarding modeling, not only teaching students about models, such as that of the mean, but also 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rsidRPr="00383028">
        <w:t>Konold</w:t>
      </w:r>
      <w:proofErr w:type="spellEnd"/>
      <w:r w:rsidRPr="00383028">
        <w:t xml:space="preserve"> &amp; </w:t>
      </w:r>
      <w:proofErr w:type="spellStart"/>
      <w:r w:rsidRPr="00383028">
        <w:t>Pollatsek</w:t>
      </w:r>
      <w:proofErr w:type="spellEnd"/>
      <w:r w:rsidRPr="00383028">
        <w:t xml:space="preserve">, 2002; Lee &amp; </w:t>
      </w:r>
      <w:proofErr w:type="spellStart"/>
      <w:r w:rsidRPr="00383028">
        <w:t>Hollebrands</w:t>
      </w:r>
      <w:proofErr w:type="spellEnd"/>
      <w:r w:rsidRPr="00383028">
        <w:t>, 2008; Lehrer, Kim, &amp; Schauble, 2007).</w:t>
      </w:r>
    </w:p>
    <w:p w14:paraId="63813480" w14:textId="0607B1E9" w:rsidR="005F327F" w:rsidRPr="00383028" w:rsidRDefault="002E18DA" w:rsidP="00A67428">
      <w:pPr>
        <w:pStyle w:val="BodyText"/>
      </w:pPr>
      <w:r w:rsidRPr="00383028">
        <w:t>What has not been explored, however, is how</w:t>
      </w:r>
      <w:r w:rsidR="00AE7D63" w:rsidRPr="00383028">
        <w:t xml:space="preserve"> learners and youth participate in different aspects of work with data through the lens of engagement. Consider the practice of modeling data, commonly described as a-or </w:t>
      </w:r>
      <w:r w:rsidR="00AE7D63" w:rsidRPr="00383028">
        <w:rPr>
          <w:i/>
        </w:rPr>
        <w:t>the</w:t>
      </w:r>
      <w:r w:rsidR="00AE7D63" w:rsidRPr="00383028">
        <w:t>-key part of many data analyses (</w:t>
      </w:r>
      <w:proofErr w:type="spellStart"/>
      <w:r w:rsidR="00AE7D63" w:rsidRPr="00383028">
        <w:t>Konold</w:t>
      </w:r>
      <w:proofErr w:type="spellEnd"/>
      <w:r w:rsidR="00AE7D63" w:rsidRPr="00383028">
        <w:t xml:space="preserve">, </w:t>
      </w:r>
      <w:proofErr w:type="spellStart"/>
      <w:r w:rsidR="00AE7D63" w:rsidRPr="00383028">
        <w:t>Finzer</w:t>
      </w:r>
      <w:proofErr w:type="spellEnd"/>
      <w:r w:rsidR="00AE7D63" w:rsidRPr="00383028">
        <w:t xml:space="preserve">, &amp; </w:t>
      </w:r>
      <w:proofErr w:type="spellStart"/>
      <w:r w:rsidR="00AE7D63" w:rsidRPr="00383028">
        <w:t>Kreetong</w:t>
      </w:r>
      <w:proofErr w:type="spellEnd"/>
      <w:r w:rsidR="00AE7D63" w:rsidRPr="00383028">
        <w:t>, 2017)</w:t>
      </w:r>
      <w:r w:rsidR="00AB0C80" w:rsidRPr="00383028">
        <w:t xml:space="preserve">: </w:t>
      </w:r>
      <w:r w:rsidR="00AE7D63" w:rsidRPr="00383028">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383028" w:rsidRDefault="00D17E96" w:rsidP="00D17E96">
      <w:pPr>
        <w:pStyle w:val="BodyText"/>
        <w:ind w:firstLine="0"/>
        <w:rPr>
          <w:b/>
        </w:rPr>
      </w:pPr>
      <w:r w:rsidRPr="00383028">
        <w:rPr>
          <w:b/>
        </w:rPr>
        <w:t>Engagement in General and in STEM Content Areas</w:t>
      </w:r>
    </w:p>
    <w:p w14:paraId="2C79576A" w14:textId="6721FC3B" w:rsidR="00D17E96" w:rsidRPr="00383028" w:rsidRDefault="00D17E96" w:rsidP="00A05DB7">
      <w:pPr>
        <w:pStyle w:val="BodyText"/>
      </w:pPr>
      <w:r w:rsidRPr="00383028">
        <w:lastRenderedPageBreak/>
        <w:t xml:space="preserve">Engagement is defined in this study as active involvement, or investment, in activities (Fredricks, Blumenfeld, &amp; Paris, 2004). </w:t>
      </w:r>
      <w:r w:rsidR="00E621E1" w:rsidRPr="00383028">
        <w:t>Engagement</w:t>
      </w:r>
      <w:r w:rsidRPr="00383028">
        <w:t xml:space="preserve"> is often </w:t>
      </w:r>
      <w:r w:rsidR="00E621E1" w:rsidRPr="00383028">
        <w:t>conceptualized</w:t>
      </w:r>
      <w:r w:rsidRPr="00383028">
        <w:t xml:space="preserve"> as a meta-construct, that is, one that is made up of other constructs (Skinner &amp; Pitzer, 2012; Skinner, </w:t>
      </w:r>
      <w:proofErr w:type="spellStart"/>
      <w:r w:rsidRPr="00383028">
        <w:t>Kindermann</w:t>
      </w:r>
      <w:proofErr w:type="spellEnd"/>
      <w:r w:rsidRPr="00383028">
        <w:t xml:space="preserve">, &amp; </w:t>
      </w:r>
      <w:proofErr w:type="spellStart"/>
      <w:r w:rsidRPr="00383028">
        <w:t>Furrer</w:t>
      </w:r>
      <w:proofErr w:type="spellEnd"/>
      <w:r w:rsidRPr="00383028">
        <w:t>, 2009</w:t>
      </w:r>
      <w:r w:rsidR="00970189" w:rsidRPr="00383028">
        <w:t>.</w:t>
      </w:r>
      <w:r w:rsidRPr="00383028">
        <w:t xml:space="preserve"> We know from past research that the cognitive, behavioral, and affective 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factors on learners' engagement.</w:t>
      </w:r>
    </w:p>
    <w:p w14:paraId="6890DCB0" w14:textId="4ADE8058" w:rsidR="00D17E96" w:rsidRPr="00383028" w:rsidRDefault="00D17E96" w:rsidP="003F603A">
      <w:pPr>
        <w:pStyle w:val="BodyText"/>
      </w:pPr>
      <w:r w:rsidRPr="00383028">
        <w:t>Engagement in STEM settings shares characteristics with engagement across disciplines, yet there are some distinct aspects to it (Greene, 2015</w:t>
      </w:r>
      <w:r w:rsidR="003F603A" w:rsidRPr="00383028">
        <w:t>).</w:t>
      </w:r>
      <w:r w:rsidRPr="00383028">
        <w:t xml:space="preserve"> For example, many scholars have defined scientific and engineering practices as cognitive practices, which involve applying epistemic considerations</w:t>
      </w:r>
      <w:r w:rsidR="003F603A" w:rsidRPr="00383028">
        <w:t xml:space="preserve"> </w:t>
      </w:r>
      <w:r w:rsidRPr="00383028">
        <w:t>around sources of evidence and the nature of explanatory processes (Berland et al. 201</w:t>
      </w:r>
      <w:r w:rsidR="00A625CD" w:rsidRPr="00383028">
        <w:t>6</w:t>
      </w:r>
      <w:r w:rsidR="003F603A" w:rsidRPr="00383028">
        <w:t xml:space="preserve">). </w:t>
      </w:r>
      <w:r w:rsidRPr="00383028">
        <w:t>The emphasis on developing new knowledge and capabilities by engaging in STEM practices must be reflected in how the cognitive dimension of engagement is measured. Because of the importance of constructing knowledge to engagement in STEM practices, th</w:t>
      </w:r>
      <w:r w:rsidR="003F603A" w:rsidRPr="00383028">
        <w:t xml:space="preserve">en. </w:t>
      </w:r>
      <w:r w:rsidRPr="00383028">
        <w:t xml:space="preserve">While sometimes defined in terms of extra-curricular involvement or following directions, behavioral engagement </w:t>
      </w:r>
      <w:r w:rsidR="00DC639B" w:rsidRPr="00383028">
        <w:t>can be considered</w:t>
      </w:r>
      <w:r w:rsidRPr="00383028">
        <w:t xml:space="preserve"> working hard on learning-related activities (Fredricks et al., 2004; Singh, Granville, &amp; </w:t>
      </w:r>
      <w:proofErr w:type="spellStart"/>
      <w:r w:rsidRPr="00383028">
        <w:t>Dika</w:t>
      </w:r>
      <w:proofErr w:type="spellEnd"/>
      <w:r w:rsidRPr="00383028">
        <w:t xml:space="preserve">, 2002). Finally, affective engagement </w:t>
      </w:r>
      <w:r w:rsidR="00097511" w:rsidRPr="00383028">
        <w:t xml:space="preserve">can be defined </w:t>
      </w:r>
      <w:r w:rsidRPr="00383028">
        <w:t xml:space="preserve">as emotional </w:t>
      </w:r>
      <w:r w:rsidRPr="00383028">
        <w:lastRenderedPageBreak/>
        <w:t>responses to activities, such as being excited, angry, or relaxed (</w:t>
      </w:r>
      <w:proofErr w:type="spellStart"/>
      <w:r w:rsidRPr="00383028">
        <w:t>Pekrun</w:t>
      </w:r>
      <w:proofErr w:type="spellEnd"/>
      <w:r w:rsidRPr="00383028">
        <w:t xml:space="preserve"> &amp; </w:t>
      </w:r>
      <w:proofErr w:type="spellStart"/>
      <w:r w:rsidRPr="00383028">
        <w:t>Linnenbrink</w:t>
      </w:r>
      <w:proofErr w:type="spellEnd"/>
      <w:r w:rsidRPr="00383028">
        <w:t xml:space="preserve">-Garcia, 2012). </w:t>
      </w:r>
    </w:p>
    <w:p w14:paraId="4E82688F" w14:textId="1436E48D" w:rsidR="00D17E96" w:rsidRPr="00383028" w:rsidRDefault="00994987" w:rsidP="00A865F2">
      <w:pPr>
        <w:pStyle w:val="BodyText"/>
      </w:pPr>
      <w:r w:rsidRPr="00383028">
        <w:t>Also,</w:t>
      </w:r>
      <w:r w:rsidR="00D17E96" w:rsidRPr="00383028">
        <w:t xml:space="preserve"> some c</w:t>
      </w:r>
      <w:r w:rsidR="006D5D20" w:rsidRPr="00383028">
        <w:t>ontextual</w:t>
      </w:r>
      <w:r w:rsidR="00D17E96" w:rsidRPr="00383028">
        <w:t xml:space="preserve"> conditions facilitate engagement. Emergent Motivation Theory (EMT; Csikszentmihalyi, 1990), provides a useful lens for understanding these conditions. From EMT, a critical condition for engagement that can change dynamically, from moment to moment, 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good at a particular activity</w:t>
      </w:r>
      <w:r w:rsidR="00A865F2" w:rsidRPr="00383028">
        <w:t>, past research has found (</w:t>
      </w:r>
      <w:proofErr w:type="spellStart"/>
      <w:r w:rsidR="00D17E96" w:rsidRPr="00383028">
        <w:t>Shernoff</w:t>
      </w:r>
      <w:proofErr w:type="spellEnd"/>
      <w:r w:rsidR="00D17E96" w:rsidRPr="00383028">
        <w:t xml:space="preserve"> et al.</w:t>
      </w:r>
      <w:r w:rsidR="00A865F2" w:rsidRPr="00383028">
        <w:t>, 2</w:t>
      </w:r>
      <w:r w:rsidR="00D17E96" w:rsidRPr="00383028">
        <w:t>016)</w:t>
      </w:r>
      <w:r w:rsidR="00A865F2" w:rsidRPr="00383028">
        <w:t>.</w:t>
      </w:r>
      <w:r w:rsidR="00D17E96" w:rsidRPr="00383028">
        <w:t xml:space="preserve"> Conceptualizing perceptions of challenge and competence as conditions, rather than factors that influence engagement, </w:t>
      </w:r>
      <w:r w:rsidR="00A865F2" w:rsidRPr="00383028">
        <w:t>can be a</w:t>
      </w:r>
      <w:r w:rsidR="00D17E96" w:rsidRPr="00383028">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rsidRPr="00383028">
        <w:t>can be</w:t>
      </w:r>
      <w:r w:rsidR="00D17E96" w:rsidRPr="00383028">
        <w:t xml:space="preserve"> considered together with engagement</w:t>
      </w:r>
      <w:r w:rsidR="00EC0BA2" w:rsidRPr="00383028">
        <w:t>, as in this the present study.</w:t>
      </w:r>
    </w:p>
    <w:p w14:paraId="6BF327AA" w14:textId="7A50249F" w:rsidR="00C33880" w:rsidRPr="00383028" w:rsidRDefault="00C33880" w:rsidP="00C33880">
      <w:pPr>
        <w:pStyle w:val="BodyText"/>
        <w:ind w:firstLine="0"/>
        <w:rPr>
          <w:b/>
        </w:rPr>
      </w:pPr>
      <w:r w:rsidRPr="00383028">
        <w:rPr>
          <w:b/>
        </w:rPr>
        <w:t>Youth Characteristics That May Affect Their Engagement</w:t>
      </w:r>
    </w:p>
    <w:p w14:paraId="6F99DFB8" w14:textId="308BAE4A" w:rsidR="00C33880" w:rsidRPr="00383028" w:rsidRDefault="00C33880" w:rsidP="001E7E52">
      <w:pPr>
        <w:pStyle w:val="BodyText"/>
      </w:pPr>
      <w:r w:rsidRPr="00383028">
        <w:t>Past research suggests learners or youths' characteristics</w:t>
      </w:r>
      <w:r w:rsidR="00EF3BC0" w:rsidRPr="00383028">
        <w:t xml:space="preserve"> that</w:t>
      </w:r>
      <w:r w:rsidRPr="00383028">
        <w:t xml:space="preserve"> impact their cognitive, behavioral, and affective engagement</w:t>
      </w:r>
      <w:r w:rsidR="00EF3BC0" w:rsidRPr="00383028">
        <w:t>.</w:t>
      </w:r>
      <w:r w:rsidRPr="00383028">
        <w:t xml:space="preserve"> These are both moment-to-moment, context-dependent conditions that support engagement (like those discussed above, perceptions of challenge and competence) as well as youth-specific factors. </w:t>
      </w:r>
      <w:r w:rsidR="00EF3BC0" w:rsidRPr="00383028">
        <w:t xml:space="preserve">For example, interest in the domain of study has been found to impact </w:t>
      </w:r>
      <w:proofErr w:type="spellStart"/>
      <w:r w:rsidR="00EF3BC0" w:rsidRPr="00383028">
        <w:t>sutdents</w:t>
      </w:r>
      <w:proofErr w:type="spellEnd"/>
      <w:r w:rsidR="00EF3BC0" w:rsidRPr="00383028">
        <w:t>’ engagement (</w:t>
      </w:r>
      <w:proofErr w:type="spellStart"/>
      <w:r w:rsidR="00EF3BC0" w:rsidRPr="00383028">
        <w:t>Shernoff</w:t>
      </w:r>
      <w:proofErr w:type="spellEnd"/>
      <w:r w:rsidR="00EF3BC0" w:rsidRPr="00383028">
        <w:t xml:space="preserve"> et al., 2003; </w:t>
      </w:r>
      <w:proofErr w:type="spellStart"/>
      <w:r w:rsidR="00EF3BC0" w:rsidRPr="00383028">
        <w:t>Shernoff</w:t>
      </w:r>
      <w:proofErr w:type="spellEnd"/>
      <w:r w:rsidR="00EF3BC0" w:rsidRPr="00383028">
        <w:t xml:space="preserve"> et al., 2016; Shumow, Schmidt, &amp; Zaleski, 2013). In addition, some studies have shown that there are gender-related differences in engagement (</w:t>
      </w:r>
      <w:proofErr w:type="spellStart"/>
      <w:r w:rsidR="00EF3BC0" w:rsidRPr="00383028">
        <w:t>Kackar</w:t>
      </w:r>
      <w:proofErr w:type="spellEnd"/>
      <w:r w:rsidR="00EF3BC0" w:rsidRPr="00383028">
        <w:t xml:space="preserve">, </w:t>
      </w:r>
      <w:proofErr w:type="spellStart"/>
      <w:r w:rsidR="00EF3BC0" w:rsidRPr="00383028">
        <w:t>Shumow</w:t>
      </w:r>
      <w:proofErr w:type="spellEnd"/>
      <w:r w:rsidR="00EF3BC0" w:rsidRPr="00383028">
        <w:t>, Schmidt, &amp; Grzetich, 2011).</w:t>
      </w:r>
    </w:p>
    <w:p w14:paraId="10E84CAA" w14:textId="0ECD6232" w:rsidR="00EF3BC0" w:rsidRPr="00383028" w:rsidRDefault="00C33880" w:rsidP="00EF3BC0">
      <w:pPr>
        <w:pStyle w:val="BodyText"/>
      </w:pPr>
      <w:r w:rsidRPr="00383028">
        <w:lastRenderedPageBreak/>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383028">
        <w:t>Laina</w:t>
      </w:r>
      <w:proofErr w:type="spellEnd"/>
      <w:r w:rsidRPr="00383028">
        <w:t xml:space="preserve">, &amp; Gravel, 2016), sustained support from those leading youth activities is an essential component of 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0A61EF7C" w:rsidR="008A2EF7" w:rsidRPr="00383028" w:rsidRDefault="008A2EF7" w:rsidP="008A2EF7">
      <w:pPr>
        <w:pStyle w:val="BodyText"/>
        <w:ind w:firstLine="0"/>
        <w:rPr>
          <w:b/>
        </w:rPr>
      </w:pPr>
      <w:del w:id="26" w:author="Rosenberg, Joshua" w:date="2019-02-04T09:56:00Z">
        <w:r w:rsidRPr="00383028" w:rsidDel="00081D37">
          <w:rPr>
            <w:b/>
          </w:rPr>
          <w:delText xml:space="preserve">The Challenge of </w:delText>
        </w:r>
      </w:del>
      <w:r w:rsidRPr="00383028">
        <w:rPr>
          <w:b/>
        </w:rPr>
        <w:t>Studying Engagement</w:t>
      </w:r>
      <w:ins w:id="27" w:author="Rosenberg, Joshua" w:date="2019-02-04T09:56:00Z">
        <w:r w:rsidR="00081D37">
          <w:rPr>
            <w:b/>
          </w:rPr>
          <w:t xml:space="preserve"> as a Dynamic Construct and the Experience Sampling Method</w:t>
        </w:r>
      </w:ins>
    </w:p>
    <w:p w14:paraId="03542546" w14:textId="7BA58005" w:rsidR="008A2EF7" w:rsidRPr="00383028" w:rsidRDefault="008A2EF7" w:rsidP="008A2EF7">
      <w:pPr>
        <w:pStyle w:val="BodyText"/>
      </w:pPr>
      <w:r w:rsidRPr="00383028">
        <w:rPr>
          <w:rFonts w:eastAsiaTheme="majorEastAsia"/>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Hektner,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(Hektner et al., 2007). The ESM approach is both sensitive to </w:t>
      </w:r>
      <w:r w:rsidRPr="00383028">
        <w:rPr>
          <w:rFonts w:eastAsiaTheme="majorEastAsia"/>
          <w:bCs/>
          <w:szCs w:val="32"/>
        </w:rPr>
        <w:lastRenderedPageBreak/>
        <w:t>changes in engagement over time, as well as between learners and allows us to understand engagement and how factors impact it in more nuanced and complex ways (Turner &amp; Meyer, 2000).</w:t>
      </w:r>
    </w:p>
    <w:p w14:paraId="57301BFA" w14:textId="3D1FAD9D" w:rsidR="008A2EF7" w:rsidRPr="00383028" w:rsidRDefault="008A2EF7" w:rsidP="008A2EF7">
      <w:pPr>
        <w:pStyle w:val="BodyText"/>
      </w:pPr>
      <w:r w:rsidRPr="00383028">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383028">
        <w:t>Salmela-Aro</w:t>
      </w:r>
      <w:proofErr w:type="spellEnd"/>
      <w:r w:rsidRPr="00383028">
        <w:t xml:space="preserve">, Moeller, Schneider, Spicer, &amp; </w:t>
      </w:r>
      <w:proofErr w:type="spellStart"/>
      <w:r w:rsidRPr="00383028">
        <w:t>Lavonen</w:t>
      </w:r>
      <w:proofErr w:type="spellEnd"/>
      <w:r w:rsidRPr="00383028">
        <w:t xml:space="preserve">, 2016a; </w:t>
      </w:r>
      <w:proofErr w:type="spellStart"/>
      <w:r w:rsidRPr="00383028">
        <w:t>Salmela-Aro</w:t>
      </w:r>
      <w:proofErr w:type="spellEnd"/>
      <w:r w:rsidRPr="00383028">
        <w:t xml:space="preserve">, </w:t>
      </w:r>
      <w:proofErr w:type="spellStart"/>
      <w:r w:rsidRPr="00383028">
        <w:t>Muotka</w:t>
      </w:r>
      <w:proofErr w:type="spellEnd"/>
      <w:r w:rsidRPr="00383028">
        <w:t xml:space="preserve">, </w:t>
      </w:r>
      <w:proofErr w:type="spellStart"/>
      <w:r w:rsidRPr="00383028">
        <w:t>Alho</w:t>
      </w:r>
      <w:proofErr w:type="spellEnd"/>
      <w:r w:rsidRPr="00383028">
        <w:t xml:space="preserve">, </w:t>
      </w:r>
      <w:proofErr w:type="spellStart"/>
      <w:r w:rsidRPr="00383028">
        <w:t>Hakkarainen</w:t>
      </w:r>
      <w:proofErr w:type="spellEnd"/>
      <w:r w:rsidRPr="00383028">
        <w:t xml:space="preserve">, &amp; </w:t>
      </w:r>
      <w:proofErr w:type="spellStart"/>
      <w:r w:rsidRPr="00383028">
        <w:t>Lonka</w:t>
      </w:r>
      <w:proofErr w:type="spellEnd"/>
      <w:r w:rsidRPr="00383028">
        <w:t xml:space="preserve">, 2016b; Van </w:t>
      </w:r>
      <w:proofErr w:type="spellStart"/>
      <w:r w:rsidRPr="00383028">
        <w:t>Rooij</w:t>
      </w:r>
      <w:proofErr w:type="spellEnd"/>
      <w:r w:rsidRPr="00383028">
        <w:t xml:space="preserve">, Jansen, &amp; van de Grift, 2017; Schmidt, Rosenberg, &amp; </w:t>
      </w:r>
      <w:proofErr w:type="spellStart"/>
      <w:r w:rsidRPr="00383028">
        <w:t>Beymer</w:t>
      </w:r>
      <w:proofErr w:type="spellEnd"/>
      <w:r w:rsidRPr="00383028">
        <w:t xml:space="preserve">, 2018), though none have done so to study youths' engagement in work with data. </w:t>
      </w:r>
    </w:p>
    <w:p w14:paraId="6BAE34DD" w14:textId="3A10F981" w:rsidR="008A2EF7" w:rsidRPr="00383028" w:rsidRDefault="008A2EF7" w:rsidP="008A2EF7">
      <w:pPr>
        <w:pStyle w:val="BodyText"/>
      </w:pPr>
      <w:r w:rsidRPr="00383028">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individual dimensions (Bergman &amp; Magnusson, 1997; Bergman et al., 2003). 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383028" w:rsidRDefault="008A2EF7" w:rsidP="008A2EF7">
      <w:pPr>
        <w:pStyle w:val="BodyText"/>
      </w:pPr>
      <w:r w:rsidRPr="00383028">
        <w:lastRenderedPageBreak/>
        <w:t xml:space="preserve">Some past studies have considered profiles of cognitive, behavioral, and affective aspects of engagement (i.e., </w:t>
      </w:r>
      <w:proofErr w:type="spellStart"/>
      <w:r w:rsidRPr="00383028">
        <w:t>Salmela-Aro</w:t>
      </w:r>
      <w:proofErr w:type="spellEnd"/>
      <w:r w:rsidRPr="00383028">
        <w:t xml:space="preserve"> et al., 2016b; Schmidt et al., 2018). A potential way to extend this past research is to account for not only engagement (cognitive, behavioral, and affective), but 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 may usefully include not only the dimensions of engagement, but also youths’ perceptions of how challenging the activity they were doing is and of how competent at the activity they are.</w:t>
      </w:r>
    </w:p>
    <w:p w14:paraId="6EC7FC72" w14:textId="783CC126" w:rsidR="005F327F" w:rsidRPr="00383028" w:rsidRDefault="00A71C18">
      <w:pPr>
        <w:pStyle w:val="Heading2"/>
        <w:rPr>
          <w:rFonts w:cs="Times New Roman"/>
        </w:rPr>
      </w:pPr>
      <w:bookmarkStart w:id="28" w:name="need-for-the-present-study"/>
      <w:bookmarkEnd w:id="28"/>
      <w:r w:rsidRPr="00383028">
        <w:rPr>
          <w:rFonts w:cs="Times New Roman"/>
        </w:rPr>
        <w:t>The Present Study</w:t>
      </w:r>
    </w:p>
    <w:p w14:paraId="092C9B7A" w14:textId="4E2BF47D" w:rsidR="005F327F" w:rsidRPr="00383028" w:rsidRDefault="00AE7D63">
      <w:pPr>
        <w:pStyle w:val="FirstParagraph"/>
      </w:pPr>
      <w:r w:rsidRPr="00383028">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rsidRPr="00383028">
        <w:t xml:space="preserve">in terms of </w:t>
      </w:r>
      <w:r w:rsidR="0040382F" w:rsidRPr="00383028">
        <w:t xml:space="preserve">contemporary </w:t>
      </w:r>
      <w:r w:rsidR="00655EFF" w:rsidRPr="00383028">
        <w:t>engagement</w:t>
      </w:r>
      <w:r w:rsidRPr="00383028">
        <w:t xml:space="preserve"> </w:t>
      </w:r>
      <w:r w:rsidR="0040382F" w:rsidRPr="00383028">
        <w:t xml:space="preserve">theory </w:t>
      </w:r>
      <w:r w:rsidR="00655EFF" w:rsidRPr="00383028">
        <w:t>(Fredricks, Blumenfeld, &amp; Paris, 2014)</w:t>
      </w:r>
      <w:r w:rsidR="001975FF" w:rsidRPr="00383028">
        <w:t xml:space="preserve"> and a Latent Profile Analysis (LPA; Harring &amp; Hodis, 2016) analytic approach in order to identify profiles representing common groups of how students experience engagement. </w:t>
      </w:r>
      <w:r w:rsidR="00D608BD" w:rsidRPr="00383028">
        <w:t xml:space="preserve">In particular, an Experience Sampling Method (ESM; Hektner, Schmidt, &amp; Csikszentmihalyi, 2007) approach may be useful for measuring youths’ engagement not before or after their experiences, but rather during the specific activities that involve work with data. </w:t>
      </w:r>
      <w:r w:rsidRPr="00383028">
        <w:t>In a</w:t>
      </w:r>
      <w:r w:rsidR="0040382F" w:rsidRPr="00383028">
        <w:t>ddition to this need to study learners’ experience working</w:t>
      </w:r>
      <w:r w:rsidRPr="00383028">
        <w:t xml:space="preserve"> work with data through the lens of engagement</w:t>
      </w:r>
      <w:r w:rsidR="0040382F" w:rsidRPr="00383028">
        <w:t xml:space="preserve"> theory</w:t>
      </w:r>
      <w:r w:rsidRPr="00383028">
        <w:t>, no research has yet examined work with data in the context of summer STEM programs, though such settings are potentially rich with opportunities for highly engaged youth to analyze authentic data sources.</w:t>
      </w:r>
    </w:p>
    <w:p w14:paraId="18AB6C9A" w14:textId="2BC1CC40" w:rsidR="006A4375" w:rsidRDefault="006A4375">
      <w:pPr>
        <w:pStyle w:val="FirstParagraph"/>
        <w:rPr>
          <w:ins w:id="29" w:author="Rosenberg, Joshua" w:date="2019-02-04T09:57:00Z"/>
        </w:rPr>
      </w:pPr>
      <w:bookmarkStart w:id="30" w:name="conceptual-framework-and-research-questi"/>
      <w:bookmarkEnd w:id="30"/>
      <w:r w:rsidRPr="00383028">
        <w:t xml:space="preserve">The framework for this study (Figure 1) conceptualizes engagement as a multi-dimensional construct consisting of cognitive, behavioral, and affective dimensions that can be </w:t>
      </w:r>
      <w:r w:rsidRPr="00383028">
        <w:lastRenderedPageBreak/>
        <w:t xml:space="preserve">modeled as </w:t>
      </w:r>
      <w:r w:rsidRPr="00383028">
        <w:rPr>
          <w:i/>
        </w:rPr>
        <w:t>profiles of engagement</w:t>
      </w:r>
      <w:r w:rsidRPr="00383028">
        <w:t xml:space="preserve">. How students engage in work with data may be impacted by specific activities, conceptualized here as </w:t>
      </w:r>
      <w:r w:rsidRPr="00383028">
        <w:rPr>
          <w:i/>
        </w:rPr>
        <w:t>the five key aspects of work with data</w:t>
      </w:r>
      <w:r w:rsidRPr="00383028">
        <w:t xml:space="preserve"> and </w:t>
      </w:r>
      <w:r w:rsidR="00A10FB3" w:rsidRPr="00383028">
        <w:t xml:space="preserve">Youth’s characteristics such as gender, pre-program interest in </w:t>
      </w:r>
      <w:r w:rsidR="004335CE" w:rsidRPr="00383028">
        <w:t>STEM</w:t>
      </w:r>
      <w:r w:rsidR="00A10FB3" w:rsidRPr="00383028">
        <w:t xml:space="preserve">, and </w:t>
      </w:r>
      <w:r w:rsidR="004335CE" w:rsidRPr="00383028">
        <w:t>being an individual from a group that is under-represented (in STEM).</w:t>
      </w:r>
    </w:p>
    <w:p w14:paraId="44C58838" w14:textId="375F9A21" w:rsidR="00D77F57" w:rsidRPr="00D77F57" w:rsidRDefault="00D77F57" w:rsidP="00D77F57">
      <w:pPr>
        <w:pStyle w:val="BodyText"/>
        <w:ind w:firstLine="0"/>
        <w:jc w:val="center"/>
        <w:pPrChange w:id="31" w:author="Rosenberg, Joshua" w:date="2019-02-04T09:57:00Z">
          <w:pPr>
            <w:pStyle w:val="FirstParagraph"/>
          </w:pPr>
        </w:pPrChange>
      </w:pPr>
      <w:ins w:id="32" w:author="Rosenberg, Joshua" w:date="2019-02-04T09:57:00Z">
        <w:r>
          <w:t>[INSERT FIGURE 1 ABOUT HERE]</w:t>
        </w:r>
      </w:ins>
    </w:p>
    <w:p w14:paraId="5F5E8CF3" w14:textId="3A147F57" w:rsidR="005F327F" w:rsidRPr="00383028" w:rsidRDefault="00A10FB3">
      <w:pPr>
        <w:pStyle w:val="BodyText"/>
      </w:pPr>
      <w:r w:rsidRPr="00383028">
        <w:t xml:space="preserve">This conceptual framework is examined in the form of </w:t>
      </w:r>
      <w:r w:rsidR="00AE7D63" w:rsidRPr="00383028">
        <w:t>four research questions</w:t>
      </w:r>
      <w:r w:rsidRPr="00383028">
        <w:t xml:space="preserve"> as follows:</w:t>
      </w:r>
    </w:p>
    <w:p w14:paraId="495226A3" w14:textId="77777777" w:rsidR="005F327F" w:rsidRPr="00383028" w:rsidRDefault="00AE7D63">
      <w:pPr>
        <w:pStyle w:val="Compact"/>
        <w:numPr>
          <w:ilvl w:val="0"/>
          <w:numId w:val="15"/>
        </w:numPr>
      </w:pPr>
      <w:r w:rsidRPr="00383028">
        <w:t>How frequent is work with data in summer STEM programs?</w:t>
      </w:r>
    </w:p>
    <w:p w14:paraId="6FA10551" w14:textId="77777777" w:rsidR="005F327F" w:rsidRPr="00383028" w:rsidRDefault="00AE7D63">
      <w:pPr>
        <w:pStyle w:val="Compact"/>
        <w:numPr>
          <w:ilvl w:val="0"/>
          <w:numId w:val="15"/>
        </w:numPr>
      </w:pPr>
      <w:r w:rsidRPr="00383028">
        <w:t>What profiles of engagement emerge from data collected via ESM in the programs?</w:t>
      </w:r>
    </w:p>
    <w:p w14:paraId="0F55E6EB" w14:textId="77777777" w:rsidR="005F327F" w:rsidRPr="00383028" w:rsidRDefault="00AE7D63">
      <w:pPr>
        <w:pStyle w:val="Compact"/>
        <w:numPr>
          <w:ilvl w:val="0"/>
          <w:numId w:val="15"/>
        </w:numPr>
      </w:pPr>
      <w:r w:rsidRPr="00383028">
        <w:t>How does work with data relate to the profiles of engagement?</w:t>
      </w:r>
    </w:p>
    <w:p w14:paraId="6D888DD3" w14:textId="77777777" w:rsidR="005F327F" w:rsidRPr="00383028" w:rsidRDefault="00AE7D63" w:rsidP="00AC194B">
      <w:pPr>
        <w:pStyle w:val="Compact"/>
        <w:numPr>
          <w:ilvl w:val="0"/>
          <w:numId w:val="15"/>
        </w:numPr>
      </w:pPr>
      <w:r w:rsidRPr="00383028">
        <w:t>How do youth characteristics relate to profiles of engagement?</w:t>
      </w:r>
    </w:p>
    <w:p w14:paraId="2AB5CA4B" w14:textId="44020ECC" w:rsidR="00AC194B" w:rsidRPr="00383028" w:rsidDel="00D77F57" w:rsidRDefault="00C80C47">
      <w:pPr>
        <w:rPr>
          <w:del w:id="33" w:author="Rosenberg, Joshua" w:date="2019-02-04T09:57:00Z"/>
        </w:rPr>
      </w:pPr>
      <w:del w:id="34" w:author="Rosenberg, Joshua" w:date="2019-02-04T09:57:00Z">
        <w:r w:rsidRPr="00383028" w:rsidDel="00D77F57">
          <w:rPr>
            <w:noProof/>
          </w:rPr>
          <w:drawing>
            <wp:inline distT="0" distB="0" distL="0" distR="0" wp14:anchorId="0171FB1D" wp14:editId="25ED6761">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9">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del>
    </w:p>
    <w:p w14:paraId="75978268" w14:textId="1DFE846C" w:rsidR="003A5EB9" w:rsidRPr="00383028" w:rsidDel="00D77F57" w:rsidRDefault="003A5EB9">
      <w:pPr>
        <w:rPr>
          <w:del w:id="35" w:author="Rosenberg, Joshua" w:date="2019-02-04T09:57:00Z"/>
        </w:rPr>
      </w:pPr>
    </w:p>
    <w:p w14:paraId="1B1E75CA" w14:textId="64C156E1" w:rsidR="005F327F" w:rsidRPr="00383028" w:rsidDel="00D77F57" w:rsidRDefault="00AE7D63">
      <w:pPr>
        <w:pStyle w:val="ImageCaption"/>
        <w:rPr>
          <w:del w:id="36" w:author="Rosenberg, Joshua" w:date="2019-02-04T09:57:00Z"/>
        </w:rPr>
      </w:pPr>
      <w:del w:id="37" w:author="Rosenberg, Joshua" w:date="2019-02-04T09:57:00Z">
        <w:r w:rsidRPr="00383028" w:rsidDel="00D77F57">
          <w:delText>Figure 1</w:delText>
        </w:r>
        <w:r w:rsidR="00D608BD" w:rsidRPr="00383028" w:rsidDel="00D77F57">
          <w:delText>.</w:delText>
        </w:r>
        <w:r w:rsidRPr="00383028" w:rsidDel="00D77F57">
          <w:delText xml:space="preserve"> A conceptual framework for this study and research questions</w:delText>
        </w:r>
        <w:r w:rsidR="00D608BD" w:rsidRPr="00383028" w:rsidDel="00D77F57">
          <w:delText>.</w:delText>
        </w:r>
      </w:del>
    </w:p>
    <w:p w14:paraId="79C97CDD" w14:textId="76BF3D07" w:rsidR="00331748" w:rsidRPr="00383028" w:rsidRDefault="00331748" w:rsidP="003A5EB9">
      <w:pPr>
        <w:pStyle w:val="Heading1"/>
        <w:rPr>
          <w:rFonts w:cs="Times New Roman"/>
        </w:rPr>
      </w:pPr>
      <w:bookmarkStart w:id="38" w:name="methods"/>
      <w:bookmarkEnd w:id="38"/>
      <w:r w:rsidRPr="00383028">
        <w:rPr>
          <w:rFonts w:cs="Times New Roman"/>
        </w:rPr>
        <w:t>Metho</w:t>
      </w:r>
      <w:r w:rsidR="003A5EB9" w:rsidRPr="00383028">
        <w:rPr>
          <w:rFonts w:cs="Times New Roman"/>
        </w:rPr>
        <w:t xml:space="preserve">d </w:t>
      </w:r>
    </w:p>
    <w:p w14:paraId="41C81762" w14:textId="74C29C18" w:rsidR="00331748" w:rsidRPr="00383028" w:rsidRDefault="00331748" w:rsidP="00331748">
      <w:pPr>
        <w:pStyle w:val="BodyText"/>
        <w:ind w:firstLine="0"/>
      </w:pPr>
      <w:r w:rsidRPr="00383028">
        <w:tab/>
        <w:t xml:space="preserve">In this section, we describe the </w:t>
      </w:r>
      <w:r w:rsidR="00A05DB7" w:rsidRPr="00383028">
        <w:t xml:space="preserve">research design, </w:t>
      </w:r>
      <w:r w:rsidRPr="00383028">
        <w:t>context</w:t>
      </w:r>
      <w:r w:rsidR="00A05DB7" w:rsidRPr="00383028">
        <w:t xml:space="preserve">, </w:t>
      </w:r>
      <w:r w:rsidRPr="00383028">
        <w:t xml:space="preserve">and participants, followed by the procedure, measures and their associated data sources, and the data analyses necessary to answer each of the research questions.  </w:t>
      </w:r>
    </w:p>
    <w:p w14:paraId="686E2552" w14:textId="77197DDE" w:rsidR="00A05DB7" w:rsidRPr="00383028" w:rsidRDefault="00A05DB7" w:rsidP="00331748">
      <w:pPr>
        <w:pStyle w:val="BodyText"/>
        <w:ind w:firstLine="0"/>
        <w:rPr>
          <w:b/>
        </w:rPr>
      </w:pPr>
      <w:r w:rsidRPr="00383028">
        <w:rPr>
          <w:b/>
        </w:rPr>
        <w:t>Research Design</w:t>
      </w:r>
    </w:p>
    <w:p w14:paraId="27FEA78F" w14:textId="7C4AA609" w:rsidR="00A05DB7" w:rsidRPr="00383028" w:rsidRDefault="00A05DB7" w:rsidP="00B22B40">
      <w:pPr>
        <w:pStyle w:val="BodyText"/>
        <w:ind w:firstLine="720"/>
      </w:pPr>
      <w:r w:rsidRPr="00383028">
        <w:t>This study makes use of an innovative ESM methodology (Hektner et al., 2007)</w:t>
      </w:r>
      <w:r w:rsidR="009E19B1" w:rsidRPr="00383028">
        <w:t xml:space="preserve"> to understand youths’ experience in work with data  in-the-moment. </w:t>
      </w:r>
      <w:r w:rsidR="000220CB" w:rsidRPr="00383028">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Pr="00383028" w:rsidRDefault="00331748" w:rsidP="00331748">
      <w:pPr>
        <w:pStyle w:val="Heading2"/>
        <w:rPr>
          <w:rFonts w:cs="Times New Roman"/>
        </w:rPr>
      </w:pPr>
      <w:r w:rsidRPr="00383028">
        <w:rPr>
          <w:rFonts w:cs="Times New Roman"/>
        </w:rPr>
        <w:lastRenderedPageBreak/>
        <w:t>Context</w:t>
      </w:r>
    </w:p>
    <w:p w14:paraId="0F7BB7E7" w14:textId="3F20B390" w:rsidR="00331748" w:rsidRPr="00383028" w:rsidRDefault="00331748" w:rsidP="00331748">
      <w:pPr>
        <w:pStyle w:val="FirstParagraph"/>
      </w:pPr>
      <w:r w:rsidRPr="00383028">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rsidRPr="00383028">
        <w:t>Appendix</w:t>
      </w:r>
      <w:r w:rsidRPr="00383028">
        <w:t xml:space="preserve"> A, many of the programs aimed to involve youth in work with data.</w:t>
      </w:r>
    </w:p>
    <w:p w14:paraId="184AD457" w14:textId="77777777" w:rsidR="00331748" w:rsidRPr="00383028" w:rsidRDefault="00331748" w:rsidP="00331748">
      <w:pPr>
        <w:pStyle w:val="Heading2"/>
        <w:rPr>
          <w:rFonts w:cs="Times New Roman"/>
        </w:rPr>
      </w:pPr>
      <w:r w:rsidRPr="00383028">
        <w:rPr>
          <w:rFonts w:cs="Times New Roman"/>
        </w:rPr>
        <w:t>Participants</w:t>
      </w:r>
    </w:p>
    <w:p w14:paraId="42F87196" w14:textId="3F65F476" w:rsidR="00331748" w:rsidRPr="00383028" w:rsidRDefault="00331748" w:rsidP="00B764F4">
      <w:pPr>
        <w:pStyle w:val="FirstParagraph"/>
      </w:pPr>
      <w:r w:rsidRPr="00383028">
        <w:t>The participants were 203 youth. Participants were from diverse racial and ethnic backgrounds (see Table 1). The mean age of participants was around 13 years old (</w:t>
      </w:r>
      <w:r w:rsidRPr="00383028">
        <w:rPr>
          <w:i/>
        </w:rPr>
        <w:t>M</w:t>
      </w:r>
      <w:r w:rsidRPr="00383028">
        <w:t xml:space="preserve"> = 12.71, </w:t>
      </w:r>
      <w:r w:rsidRPr="00383028">
        <w:rPr>
          <w:i/>
        </w:rPr>
        <w:t>SD</w:t>
      </w:r>
      <w:r w:rsidRPr="00383028">
        <w:t xml:space="preserve"> = 1.70, </w:t>
      </w:r>
      <w:r w:rsidRPr="00383028">
        <w:rPr>
          <w:i/>
        </w:rPr>
        <w:t>min.</w:t>
      </w:r>
      <w:r w:rsidRPr="00383028">
        <w:t xml:space="preserve"> = 10.75, </w:t>
      </w:r>
      <w:r w:rsidRPr="00383028">
        <w:rPr>
          <w:i/>
        </w:rPr>
        <w:t>max.</w:t>
      </w:r>
      <w:r w:rsidRPr="00383028">
        <w:t xml:space="preserve"> = 16.36). </w:t>
      </w:r>
    </w:p>
    <w:p w14:paraId="502A5711" w14:textId="27535FB4" w:rsidR="00331748" w:rsidRPr="00383028" w:rsidDel="008C67FA" w:rsidRDefault="00331748" w:rsidP="00331748">
      <w:pPr>
        <w:pStyle w:val="BodyText"/>
        <w:ind w:firstLine="0"/>
        <w:rPr>
          <w:del w:id="39" w:author="Rosenberg, Joshua" w:date="2019-02-04T10:01:00Z"/>
        </w:rPr>
      </w:pPr>
      <w:del w:id="40" w:author="Rosenberg, Joshua" w:date="2019-02-04T10:01:00Z">
        <w:r w:rsidRPr="00383028" w:rsidDel="008C67FA">
          <w:delText>Table 1. Demographic characteristics for participating youth.</w:delText>
        </w:r>
      </w:del>
    </w:p>
    <w:tbl>
      <w:tblPr>
        <w:tblW w:w="3732" w:type="pct"/>
        <w:tblLook w:val="07E0" w:firstRow="1" w:lastRow="1" w:firstColumn="1" w:lastColumn="1" w:noHBand="1" w:noVBand="1"/>
      </w:tblPr>
      <w:tblGrid>
        <w:gridCol w:w="5219"/>
        <w:gridCol w:w="1800"/>
      </w:tblGrid>
      <w:tr w:rsidR="00331748" w:rsidRPr="00383028" w:rsidDel="008C67FA" w14:paraId="74439E7A" w14:textId="1473F1D8" w:rsidTr="005D0F1F">
        <w:trPr>
          <w:del w:id="41" w:author="Rosenberg, Joshua" w:date="2019-02-04T10:01:00Z"/>
        </w:trPr>
        <w:tc>
          <w:tcPr>
            <w:tcW w:w="0" w:type="auto"/>
            <w:tcBorders>
              <w:bottom w:val="single" w:sz="0" w:space="0" w:color="auto"/>
            </w:tcBorders>
            <w:vAlign w:val="bottom"/>
          </w:tcPr>
          <w:p w14:paraId="035AFD46" w14:textId="2E83C91C" w:rsidR="00331748" w:rsidRPr="00383028" w:rsidDel="008C67FA" w:rsidRDefault="00331748" w:rsidP="00990B22">
            <w:pPr>
              <w:pStyle w:val="Compact"/>
              <w:spacing w:line="240" w:lineRule="auto"/>
              <w:rPr>
                <w:del w:id="42" w:author="Rosenberg, Joshua" w:date="2019-02-04T10:01:00Z"/>
              </w:rPr>
            </w:pPr>
            <w:del w:id="43" w:author="Rosenberg, Joshua" w:date="2019-02-04T10:01:00Z">
              <w:r w:rsidRPr="00383028" w:rsidDel="008C67FA">
                <w:delText>Youth</w:delText>
              </w:r>
            </w:del>
          </w:p>
        </w:tc>
        <w:tc>
          <w:tcPr>
            <w:tcW w:w="2097" w:type="pct"/>
            <w:tcBorders>
              <w:bottom w:val="single" w:sz="0" w:space="0" w:color="auto"/>
            </w:tcBorders>
            <w:vAlign w:val="bottom"/>
          </w:tcPr>
          <w:p w14:paraId="54B30E97" w14:textId="403D8DC1" w:rsidR="00331748" w:rsidRPr="00383028" w:rsidDel="008C67FA" w:rsidRDefault="00331748" w:rsidP="00990B22">
            <w:pPr>
              <w:pStyle w:val="Compact"/>
              <w:spacing w:line="240" w:lineRule="auto"/>
              <w:jc w:val="right"/>
              <w:rPr>
                <w:del w:id="44" w:author="Rosenberg, Joshua" w:date="2019-02-04T10:01:00Z"/>
              </w:rPr>
            </w:pPr>
            <w:del w:id="45" w:author="Rosenberg, Joshua" w:date="2019-02-04T10:01:00Z">
              <w:r w:rsidRPr="00383028" w:rsidDel="008C67FA">
                <w:delText>Percentage</w:delText>
              </w:r>
            </w:del>
          </w:p>
        </w:tc>
      </w:tr>
      <w:tr w:rsidR="00331748" w:rsidRPr="00383028" w:rsidDel="008C67FA" w14:paraId="5E1F8420" w14:textId="2F286654" w:rsidTr="005D0F1F">
        <w:trPr>
          <w:del w:id="46" w:author="Rosenberg, Joshua" w:date="2019-02-04T10:01:00Z"/>
        </w:trPr>
        <w:tc>
          <w:tcPr>
            <w:tcW w:w="0" w:type="auto"/>
          </w:tcPr>
          <w:p w14:paraId="6123B68A" w14:textId="220B7B97" w:rsidR="00331748" w:rsidRPr="00383028" w:rsidDel="008C67FA" w:rsidRDefault="00331748" w:rsidP="00990B22">
            <w:pPr>
              <w:pStyle w:val="Compact"/>
              <w:spacing w:line="240" w:lineRule="auto"/>
              <w:rPr>
                <w:del w:id="47" w:author="Rosenberg, Joshua" w:date="2019-02-04T10:01:00Z"/>
                <w:i/>
              </w:rPr>
            </w:pPr>
            <w:del w:id="48" w:author="Rosenberg, Joshua" w:date="2019-02-04T10:01:00Z">
              <w:r w:rsidRPr="00383028" w:rsidDel="008C67FA">
                <w:rPr>
                  <w:i/>
                </w:rPr>
                <w:delText>Sex</w:delText>
              </w:r>
            </w:del>
          </w:p>
        </w:tc>
        <w:tc>
          <w:tcPr>
            <w:tcW w:w="2097" w:type="pct"/>
          </w:tcPr>
          <w:p w14:paraId="321EAEAA" w14:textId="2D9102E2" w:rsidR="00331748" w:rsidRPr="00383028" w:rsidDel="008C67FA" w:rsidRDefault="00331748" w:rsidP="00990B22">
            <w:pPr>
              <w:pStyle w:val="Compact"/>
              <w:spacing w:line="240" w:lineRule="auto"/>
              <w:jc w:val="right"/>
              <w:rPr>
                <w:del w:id="49" w:author="Rosenberg, Joshua" w:date="2019-02-04T10:01:00Z"/>
              </w:rPr>
            </w:pPr>
          </w:p>
        </w:tc>
      </w:tr>
      <w:tr w:rsidR="00331748" w:rsidRPr="00383028" w:rsidDel="008C67FA" w14:paraId="74A294C9" w14:textId="065DEAA0" w:rsidTr="005D0F1F">
        <w:trPr>
          <w:del w:id="50" w:author="Rosenberg, Joshua" w:date="2019-02-04T10:01:00Z"/>
        </w:trPr>
        <w:tc>
          <w:tcPr>
            <w:tcW w:w="0" w:type="auto"/>
          </w:tcPr>
          <w:p w14:paraId="7A1CADB1" w14:textId="2BE1D30C" w:rsidR="00331748" w:rsidRPr="00383028" w:rsidDel="008C67FA" w:rsidRDefault="00331748" w:rsidP="00BF6C25">
            <w:pPr>
              <w:pStyle w:val="Compact"/>
              <w:spacing w:line="240" w:lineRule="auto"/>
              <w:ind w:firstLine="342"/>
              <w:rPr>
                <w:del w:id="51" w:author="Rosenberg, Joshua" w:date="2019-02-04T10:01:00Z"/>
              </w:rPr>
            </w:pPr>
            <w:del w:id="52" w:author="Rosenberg, Joshua" w:date="2019-02-04T10:01:00Z">
              <w:r w:rsidRPr="00383028" w:rsidDel="008C67FA">
                <w:delText>Male</w:delText>
              </w:r>
            </w:del>
          </w:p>
        </w:tc>
        <w:tc>
          <w:tcPr>
            <w:tcW w:w="2097" w:type="pct"/>
          </w:tcPr>
          <w:p w14:paraId="394058FC" w14:textId="316EE542" w:rsidR="00331748" w:rsidRPr="00383028" w:rsidDel="008C67FA" w:rsidRDefault="00331748" w:rsidP="00990B22">
            <w:pPr>
              <w:pStyle w:val="Compact"/>
              <w:spacing w:line="240" w:lineRule="auto"/>
              <w:jc w:val="right"/>
              <w:rPr>
                <w:del w:id="53" w:author="Rosenberg, Joshua" w:date="2019-02-04T10:01:00Z"/>
              </w:rPr>
            </w:pPr>
            <w:del w:id="54" w:author="Rosenberg, Joshua" w:date="2019-02-04T10:01:00Z">
              <w:r w:rsidRPr="00383028" w:rsidDel="008C67FA">
                <w:delText>50</w:delText>
              </w:r>
            </w:del>
          </w:p>
        </w:tc>
      </w:tr>
      <w:tr w:rsidR="00331748" w:rsidRPr="00383028" w:rsidDel="008C67FA" w14:paraId="4C4BBCA7" w14:textId="4A62E5BB" w:rsidTr="005D0F1F">
        <w:trPr>
          <w:del w:id="55" w:author="Rosenberg, Joshua" w:date="2019-02-04T10:01:00Z"/>
        </w:trPr>
        <w:tc>
          <w:tcPr>
            <w:tcW w:w="0" w:type="auto"/>
          </w:tcPr>
          <w:p w14:paraId="1C32C9AC" w14:textId="526D3218" w:rsidR="00331748" w:rsidRPr="00383028" w:rsidDel="008C67FA" w:rsidRDefault="00331748" w:rsidP="00BF6C25">
            <w:pPr>
              <w:pStyle w:val="Compact"/>
              <w:spacing w:line="240" w:lineRule="auto"/>
              <w:ind w:firstLine="342"/>
              <w:rPr>
                <w:del w:id="56" w:author="Rosenberg, Joshua" w:date="2019-02-04T10:01:00Z"/>
              </w:rPr>
            </w:pPr>
            <w:del w:id="57" w:author="Rosenberg, Joshua" w:date="2019-02-04T10:01:00Z">
              <w:r w:rsidRPr="00383028" w:rsidDel="008C67FA">
                <w:delText>Female</w:delText>
              </w:r>
            </w:del>
          </w:p>
        </w:tc>
        <w:tc>
          <w:tcPr>
            <w:tcW w:w="2097" w:type="pct"/>
          </w:tcPr>
          <w:p w14:paraId="636F9FA1" w14:textId="058B41AB" w:rsidR="00331748" w:rsidRPr="00383028" w:rsidDel="008C67FA" w:rsidRDefault="00331748" w:rsidP="00990B22">
            <w:pPr>
              <w:pStyle w:val="Compact"/>
              <w:spacing w:line="240" w:lineRule="auto"/>
              <w:jc w:val="right"/>
              <w:rPr>
                <w:del w:id="58" w:author="Rosenberg, Joshua" w:date="2019-02-04T10:01:00Z"/>
              </w:rPr>
            </w:pPr>
            <w:del w:id="59" w:author="Rosenberg, Joshua" w:date="2019-02-04T10:01:00Z">
              <w:r w:rsidRPr="00383028" w:rsidDel="008C67FA">
                <w:delText>50</w:delText>
              </w:r>
            </w:del>
          </w:p>
        </w:tc>
      </w:tr>
      <w:tr w:rsidR="00331748" w:rsidRPr="00383028" w:rsidDel="008C67FA" w14:paraId="5E1EBC6A" w14:textId="206E4E1B" w:rsidTr="005D0F1F">
        <w:trPr>
          <w:del w:id="60" w:author="Rosenberg, Joshua" w:date="2019-02-04T10:01:00Z"/>
        </w:trPr>
        <w:tc>
          <w:tcPr>
            <w:tcW w:w="0" w:type="auto"/>
          </w:tcPr>
          <w:p w14:paraId="1091325B" w14:textId="52696FDB" w:rsidR="00331748" w:rsidRPr="00383028" w:rsidDel="008C67FA" w:rsidRDefault="00331748" w:rsidP="00990B22">
            <w:pPr>
              <w:pStyle w:val="Compact"/>
              <w:spacing w:line="240" w:lineRule="auto"/>
              <w:rPr>
                <w:del w:id="61" w:author="Rosenberg, Joshua" w:date="2019-02-04T10:01:00Z"/>
                <w:i/>
              </w:rPr>
            </w:pPr>
            <w:del w:id="62" w:author="Rosenberg, Joshua" w:date="2019-02-04T10:01:00Z">
              <w:r w:rsidRPr="00383028" w:rsidDel="008C67FA">
                <w:rPr>
                  <w:i/>
                </w:rPr>
                <w:delText>Race/Ethnicity</w:delText>
              </w:r>
            </w:del>
          </w:p>
        </w:tc>
        <w:tc>
          <w:tcPr>
            <w:tcW w:w="2097" w:type="pct"/>
          </w:tcPr>
          <w:p w14:paraId="2D457ED0" w14:textId="31F50930" w:rsidR="00331748" w:rsidRPr="00383028" w:rsidDel="008C67FA" w:rsidRDefault="00331748" w:rsidP="00990B22">
            <w:pPr>
              <w:pStyle w:val="Compact"/>
              <w:spacing w:line="240" w:lineRule="auto"/>
              <w:jc w:val="right"/>
              <w:rPr>
                <w:del w:id="63" w:author="Rosenberg, Joshua" w:date="2019-02-04T10:01:00Z"/>
              </w:rPr>
            </w:pPr>
          </w:p>
        </w:tc>
      </w:tr>
      <w:tr w:rsidR="00331748" w:rsidRPr="00383028" w:rsidDel="008C67FA" w14:paraId="21F60410" w14:textId="4A1CD673" w:rsidTr="005D0F1F">
        <w:trPr>
          <w:del w:id="64" w:author="Rosenberg, Joshua" w:date="2019-02-04T10:01:00Z"/>
        </w:trPr>
        <w:tc>
          <w:tcPr>
            <w:tcW w:w="0" w:type="auto"/>
          </w:tcPr>
          <w:p w14:paraId="5C2F19F4" w14:textId="07B500CB" w:rsidR="00331748" w:rsidRPr="00383028" w:rsidDel="008C67FA" w:rsidRDefault="00331748" w:rsidP="00BF6C25">
            <w:pPr>
              <w:pStyle w:val="Compact"/>
              <w:spacing w:line="240" w:lineRule="auto"/>
              <w:ind w:firstLine="342"/>
              <w:rPr>
                <w:del w:id="65" w:author="Rosenberg, Joshua" w:date="2019-02-04T10:01:00Z"/>
              </w:rPr>
            </w:pPr>
            <w:del w:id="66" w:author="Rosenberg, Joshua" w:date="2019-02-04T10:01:00Z">
              <w:r w:rsidRPr="00383028" w:rsidDel="008C67FA">
                <w:delText>Hispanic</w:delText>
              </w:r>
            </w:del>
          </w:p>
        </w:tc>
        <w:tc>
          <w:tcPr>
            <w:tcW w:w="2097" w:type="pct"/>
          </w:tcPr>
          <w:p w14:paraId="1603919D" w14:textId="10D803F7" w:rsidR="00331748" w:rsidRPr="00383028" w:rsidDel="008C67FA" w:rsidRDefault="00331748" w:rsidP="00990B22">
            <w:pPr>
              <w:pStyle w:val="Compact"/>
              <w:spacing w:line="240" w:lineRule="auto"/>
              <w:jc w:val="right"/>
              <w:rPr>
                <w:del w:id="67" w:author="Rosenberg, Joshua" w:date="2019-02-04T10:01:00Z"/>
              </w:rPr>
            </w:pPr>
            <w:del w:id="68" w:author="Rosenberg, Joshua" w:date="2019-02-04T10:01:00Z">
              <w:r w:rsidRPr="00383028" w:rsidDel="008C67FA">
                <w:delText>48</w:delText>
              </w:r>
            </w:del>
          </w:p>
        </w:tc>
      </w:tr>
      <w:tr w:rsidR="00331748" w:rsidRPr="00383028" w:rsidDel="008C67FA" w14:paraId="7A65768F" w14:textId="5A6C87C7" w:rsidTr="005D0F1F">
        <w:trPr>
          <w:del w:id="69" w:author="Rosenberg, Joshua" w:date="2019-02-04T10:01:00Z"/>
        </w:trPr>
        <w:tc>
          <w:tcPr>
            <w:tcW w:w="3718" w:type="pct"/>
          </w:tcPr>
          <w:p w14:paraId="76068CFC" w14:textId="0F7C1577" w:rsidR="00331748" w:rsidRPr="00383028" w:rsidDel="008C67FA" w:rsidRDefault="00331748" w:rsidP="00BF6C25">
            <w:pPr>
              <w:pStyle w:val="Compact"/>
              <w:spacing w:line="240" w:lineRule="auto"/>
              <w:ind w:firstLine="342"/>
              <w:rPr>
                <w:del w:id="70" w:author="Rosenberg, Joshua" w:date="2019-02-04T10:01:00Z"/>
              </w:rPr>
            </w:pPr>
            <w:del w:id="71" w:author="Rosenberg, Joshua" w:date="2019-02-04T10:01:00Z">
              <w:r w:rsidRPr="00383028" w:rsidDel="008C67FA">
                <w:delText>White</w:delText>
              </w:r>
            </w:del>
          </w:p>
        </w:tc>
        <w:tc>
          <w:tcPr>
            <w:tcW w:w="1282" w:type="pct"/>
          </w:tcPr>
          <w:p w14:paraId="745BA212" w14:textId="6B0C858E" w:rsidR="00331748" w:rsidRPr="00383028" w:rsidDel="008C67FA" w:rsidRDefault="00331748" w:rsidP="00990B22">
            <w:pPr>
              <w:pStyle w:val="Compact"/>
              <w:spacing w:line="240" w:lineRule="auto"/>
              <w:jc w:val="right"/>
              <w:rPr>
                <w:del w:id="72" w:author="Rosenberg, Joshua" w:date="2019-02-04T10:01:00Z"/>
              </w:rPr>
            </w:pPr>
            <w:del w:id="73" w:author="Rosenberg, Joshua" w:date="2019-02-04T10:01:00Z">
              <w:r w:rsidRPr="00383028" w:rsidDel="008C67FA">
                <w:delText>6</w:delText>
              </w:r>
            </w:del>
          </w:p>
        </w:tc>
      </w:tr>
      <w:tr w:rsidR="00331748" w:rsidRPr="00383028" w:rsidDel="008C67FA" w14:paraId="16C3F90E" w14:textId="44B86C40" w:rsidTr="005D0F1F">
        <w:trPr>
          <w:del w:id="74" w:author="Rosenberg, Joshua" w:date="2019-02-04T10:01:00Z"/>
        </w:trPr>
        <w:tc>
          <w:tcPr>
            <w:tcW w:w="3718" w:type="pct"/>
          </w:tcPr>
          <w:p w14:paraId="21824D0E" w14:textId="2A2BC04C" w:rsidR="00331748" w:rsidRPr="00383028" w:rsidDel="008C67FA" w:rsidRDefault="00331748" w:rsidP="00BF6C25">
            <w:pPr>
              <w:pStyle w:val="Compact"/>
              <w:spacing w:line="240" w:lineRule="auto"/>
              <w:ind w:firstLine="342"/>
              <w:rPr>
                <w:del w:id="75" w:author="Rosenberg, Joshua" w:date="2019-02-04T10:01:00Z"/>
              </w:rPr>
            </w:pPr>
            <w:del w:id="76" w:author="Rosenberg, Joshua" w:date="2019-02-04T10:01:00Z">
              <w:r w:rsidRPr="00383028" w:rsidDel="008C67FA">
                <w:delText>Black</w:delText>
              </w:r>
            </w:del>
          </w:p>
        </w:tc>
        <w:tc>
          <w:tcPr>
            <w:tcW w:w="1282" w:type="pct"/>
          </w:tcPr>
          <w:p w14:paraId="1ED2C45D" w14:textId="321758DA" w:rsidR="00331748" w:rsidRPr="00383028" w:rsidDel="008C67FA" w:rsidRDefault="00331748" w:rsidP="00990B22">
            <w:pPr>
              <w:pStyle w:val="Compact"/>
              <w:spacing w:line="240" w:lineRule="auto"/>
              <w:jc w:val="right"/>
              <w:rPr>
                <w:del w:id="77" w:author="Rosenberg, Joshua" w:date="2019-02-04T10:01:00Z"/>
              </w:rPr>
            </w:pPr>
            <w:del w:id="78" w:author="Rosenberg, Joshua" w:date="2019-02-04T10:01:00Z">
              <w:r w:rsidRPr="00383028" w:rsidDel="008C67FA">
                <w:delText>36</w:delText>
              </w:r>
            </w:del>
          </w:p>
        </w:tc>
      </w:tr>
      <w:tr w:rsidR="00331748" w:rsidRPr="00383028" w:rsidDel="008C67FA" w14:paraId="27D7135C" w14:textId="51E7110E" w:rsidTr="005D0F1F">
        <w:trPr>
          <w:del w:id="79" w:author="Rosenberg, Joshua" w:date="2019-02-04T10:01:00Z"/>
        </w:trPr>
        <w:tc>
          <w:tcPr>
            <w:tcW w:w="3718" w:type="pct"/>
          </w:tcPr>
          <w:p w14:paraId="77365CAF" w14:textId="7818B66E" w:rsidR="00331748" w:rsidRPr="00383028" w:rsidDel="008C67FA" w:rsidRDefault="00331748" w:rsidP="00BF6C25">
            <w:pPr>
              <w:pStyle w:val="Compact"/>
              <w:spacing w:line="240" w:lineRule="auto"/>
              <w:ind w:firstLine="342"/>
              <w:rPr>
                <w:del w:id="80" w:author="Rosenberg, Joshua" w:date="2019-02-04T10:01:00Z"/>
              </w:rPr>
            </w:pPr>
            <w:del w:id="81" w:author="Rosenberg, Joshua" w:date="2019-02-04T10:01:00Z">
              <w:r w:rsidRPr="00383028" w:rsidDel="008C67FA">
                <w:delText>Multi-racial</w:delText>
              </w:r>
            </w:del>
          </w:p>
        </w:tc>
        <w:tc>
          <w:tcPr>
            <w:tcW w:w="1282" w:type="pct"/>
          </w:tcPr>
          <w:p w14:paraId="7B8E942A" w14:textId="26276F57" w:rsidR="00331748" w:rsidRPr="00383028" w:rsidDel="008C67FA" w:rsidRDefault="00331748" w:rsidP="00990B22">
            <w:pPr>
              <w:pStyle w:val="Compact"/>
              <w:spacing w:line="240" w:lineRule="auto"/>
              <w:jc w:val="right"/>
              <w:rPr>
                <w:del w:id="82" w:author="Rosenberg, Joshua" w:date="2019-02-04T10:01:00Z"/>
              </w:rPr>
            </w:pPr>
            <w:del w:id="83" w:author="Rosenberg, Joshua" w:date="2019-02-04T10:01:00Z">
              <w:r w:rsidRPr="00383028" w:rsidDel="008C67FA">
                <w:delText>3</w:delText>
              </w:r>
            </w:del>
          </w:p>
        </w:tc>
      </w:tr>
      <w:tr w:rsidR="00331748" w:rsidRPr="00383028" w:rsidDel="008C67FA" w14:paraId="017D6D58" w14:textId="508CAA3B" w:rsidTr="005D0F1F">
        <w:trPr>
          <w:del w:id="84" w:author="Rosenberg, Joshua" w:date="2019-02-04T10:01:00Z"/>
        </w:trPr>
        <w:tc>
          <w:tcPr>
            <w:tcW w:w="3718" w:type="pct"/>
          </w:tcPr>
          <w:p w14:paraId="010E6CE5" w14:textId="3D5E0EF1" w:rsidR="00331748" w:rsidRPr="00383028" w:rsidDel="008C67FA" w:rsidRDefault="00331748" w:rsidP="00BF6C25">
            <w:pPr>
              <w:pStyle w:val="Compact"/>
              <w:spacing w:line="240" w:lineRule="auto"/>
              <w:ind w:firstLine="342"/>
              <w:rPr>
                <w:del w:id="85" w:author="Rosenberg, Joshua" w:date="2019-02-04T10:01:00Z"/>
              </w:rPr>
            </w:pPr>
            <w:del w:id="86" w:author="Rosenberg, Joshua" w:date="2019-02-04T10:01:00Z">
              <w:r w:rsidRPr="00383028" w:rsidDel="008C67FA">
                <w:delText>Asian/Pacific Islander</w:delText>
              </w:r>
            </w:del>
          </w:p>
        </w:tc>
        <w:tc>
          <w:tcPr>
            <w:tcW w:w="1282" w:type="pct"/>
          </w:tcPr>
          <w:p w14:paraId="217430B6" w14:textId="50BBD2A3" w:rsidR="00331748" w:rsidRPr="00383028" w:rsidDel="008C67FA" w:rsidRDefault="00331748" w:rsidP="00990B22">
            <w:pPr>
              <w:pStyle w:val="Compact"/>
              <w:spacing w:line="240" w:lineRule="auto"/>
              <w:jc w:val="right"/>
              <w:rPr>
                <w:del w:id="87" w:author="Rosenberg, Joshua" w:date="2019-02-04T10:01:00Z"/>
              </w:rPr>
            </w:pPr>
            <w:del w:id="88" w:author="Rosenberg, Joshua" w:date="2019-02-04T10:01:00Z">
              <w:r w:rsidRPr="00383028" w:rsidDel="008C67FA">
                <w:delText>7</w:delText>
              </w:r>
            </w:del>
          </w:p>
        </w:tc>
      </w:tr>
      <w:tr w:rsidR="00331748" w:rsidRPr="00383028" w:rsidDel="008C67FA" w14:paraId="60769513" w14:textId="4EEAC682" w:rsidTr="005D0F1F">
        <w:trPr>
          <w:del w:id="89" w:author="Rosenberg, Joshua" w:date="2019-02-04T10:01:00Z"/>
        </w:trPr>
        <w:tc>
          <w:tcPr>
            <w:tcW w:w="3718" w:type="pct"/>
          </w:tcPr>
          <w:p w14:paraId="13990F84" w14:textId="44F24501" w:rsidR="00331748" w:rsidRPr="00383028" w:rsidDel="008C67FA" w:rsidRDefault="00A05DB7" w:rsidP="00990B22">
            <w:pPr>
              <w:pStyle w:val="Compact"/>
              <w:spacing w:line="240" w:lineRule="auto"/>
              <w:rPr>
                <w:del w:id="90" w:author="Rosenberg, Joshua" w:date="2019-02-04T10:01:00Z"/>
                <w:i/>
              </w:rPr>
            </w:pPr>
            <w:del w:id="91" w:author="Rosenberg, Joshua" w:date="2019-02-04T10:01:00Z">
              <w:r w:rsidRPr="00383028" w:rsidDel="008C67FA">
                <w:rPr>
                  <w:i/>
                </w:rPr>
                <w:delText xml:space="preserve">Parent Education </w:delText>
              </w:r>
              <w:r w:rsidR="00331748" w:rsidRPr="00383028" w:rsidDel="008C67FA">
                <w:rPr>
                  <w:i/>
                </w:rPr>
                <w:delText>High School or Below</w:delText>
              </w:r>
            </w:del>
          </w:p>
        </w:tc>
        <w:tc>
          <w:tcPr>
            <w:tcW w:w="1282" w:type="pct"/>
          </w:tcPr>
          <w:p w14:paraId="71F50966" w14:textId="55C05787" w:rsidR="00331748" w:rsidRPr="00383028" w:rsidDel="008C67FA" w:rsidRDefault="00331748" w:rsidP="00990B22">
            <w:pPr>
              <w:pStyle w:val="Compact"/>
              <w:spacing w:line="240" w:lineRule="auto"/>
              <w:jc w:val="right"/>
              <w:rPr>
                <w:del w:id="92" w:author="Rosenberg, Joshua" w:date="2019-02-04T10:01:00Z"/>
              </w:rPr>
            </w:pPr>
            <w:del w:id="93" w:author="Rosenberg, Joshua" w:date="2019-02-04T10:01:00Z">
              <w:r w:rsidRPr="00383028" w:rsidDel="008C67FA">
                <w:delText>79</w:delText>
              </w:r>
            </w:del>
          </w:p>
        </w:tc>
      </w:tr>
      <w:tr w:rsidR="00331748" w:rsidRPr="00383028" w:rsidDel="008C67FA" w14:paraId="38B4E91F" w14:textId="1C09AEFB" w:rsidTr="005D0F1F">
        <w:trPr>
          <w:del w:id="94" w:author="Rosenberg, Joshua" w:date="2019-02-04T10:01:00Z"/>
        </w:trPr>
        <w:tc>
          <w:tcPr>
            <w:tcW w:w="3718" w:type="pct"/>
          </w:tcPr>
          <w:p w14:paraId="4041E008" w14:textId="4AA16A4D" w:rsidR="00331748" w:rsidRPr="00383028" w:rsidDel="008C67FA" w:rsidRDefault="00331748" w:rsidP="00BF6C25">
            <w:pPr>
              <w:pStyle w:val="Compact"/>
              <w:spacing w:line="240" w:lineRule="auto"/>
              <w:ind w:firstLine="342"/>
              <w:rPr>
                <w:del w:id="95" w:author="Rosenberg, Joshua" w:date="2019-02-04T10:01:00Z"/>
              </w:rPr>
            </w:pPr>
            <w:del w:id="96" w:author="Rosenberg, Joshua" w:date="2019-02-04T10:01:00Z">
              <w:r w:rsidRPr="00383028" w:rsidDel="008C67FA">
                <w:delText>Graduated from College (B.A. or B.S.)</w:delText>
              </w:r>
            </w:del>
          </w:p>
        </w:tc>
        <w:tc>
          <w:tcPr>
            <w:tcW w:w="1282" w:type="pct"/>
          </w:tcPr>
          <w:p w14:paraId="3A3C5C7D" w14:textId="69AFE5A4" w:rsidR="00331748" w:rsidRPr="00383028" w:rsidDel="008C67FA" w:rsidRDefault="00331748" w:rsidP="00990B22">
            <w:pPr>
              <w:pStyle w:val="Compact"/>
              <w:spacing w:line="240" w:lineRule="auto"/>
              <w:jc w:val="right"/>
              <w:rPr>
                <w:del w:id="97" w:author="Rosenberg, Joshua" w:date="2019-02-04T10:01:00Z"/>
              </w:rPr>
            </w:pPr>
            <w:del w:id="98" w:author="Rosenberg, Joshua" w:date="2019-02-04T10:01:00Z">
              <w:r w:rsidRPr="00383028" w:rsidDel="008C67FA">
                <w:delText>21</w:delText>
              </w:r>
            </w:del>
          </w:p>
        </w:tc>
      </w:tr>
    </w:tbl>
    <w:p w14:paraId="6EF557B8" w14:textId="1BF10BF2" w:rsidR="008C67FA" w:rsidRPr="008C67FA" w:rsidRDefault="008C67FA" w:rsidP="008C67FA">
      <w:pPr>
        <w:pStyle w:val="Heading2"/>
        <w:jc w:val="center"/>
        <w:rPr>
          <w:ins w:id="99" w:author="Rosenberg, Joshua" w:date="2019-02-04T10:01:00Z"/>
          <w:rFonts w:cs="Times New Roman"/>
          <w:b w:val="0"/>
          <w:rPrChange w:id="100" w:author="Rosenberg, Joshua" w:date="2019-02-04T10:01:00Z">
            <w:rPr>
              <w:ins w:id="101" w:author="Rosenberg, Joshua" w:date="2019-02-04T10:01:00Z"/>
              <w:rFonts w:cs="Times New Roman"/>
            </w:rPr>
          </w:rPrChange>
        </w:rPr>
        <w:pPrChange w:id="102" w:author="Rosenberg, Joshua" w:date="2019-02-04T10:01:00Z">
          <w:pPr>
            <w:pStyle w:val="Heading2"/>
          </w:pPr>
        </w:pPrChange>
      </w:pPr>
      <w:ins w:id="103" w:author="Rosenberg, Joshua" w:date="2019-02-04T10:01:00Z">
        <w:r>
          <w:rPr>
            <w:rFonts w:cs="Times New Roman"/>
            <w:b w:val="0"/>
          </w:rPr>
          <w:t>[INSERT TABLE 1 ABOUT HERE]</w:t>
        </w:r>
      </w:ins>
    </w:p>
    <w:p w14:paraId="0F602F91" w14:textId="3A8A83F6" w:rsidR="00331748" w:rsidRPr="00383028" w:rsidRDefault="00331748" w:rsidP="00331748">
      <w:pPr>
        <w:pStyle w:val="Heading2"/>
        <w:rPr>
          <w:rFonts w:cs="Times New Roman"/>
        </w:rPr>
      </w:pPr>
      <w:r w:rsidRPr="00383028">
        <w:rPr>
          <w:rFonts w:cs="Times New Roman"/>
        </w:rPr>
        <w:t>Procedure</w:t>
      </w:r>
    </w:p>
    <w:p w14:paraId="52BEB51F" w14:textId="7C3AA1D2" w:rsidR="00331748" w:rsidRPr="00383028" w:rsidRDefault="00331748" w:rsidP="00DD2292">
      <w:pPr>
        <w:pStyle w:val="FirstParagraph"/>
      </w:pPr>
      <w:r w:rsidRPr="00383028">
        <w:t>Before the beginning of the programs, youth completed a pre-survey that included questions about their experience in STEM</w:t>
      </w:r>
      <w:r w:rsidR="00891137" w:rsidRPr="00383028">
        <w:t xml:space="preserve">. </w:t>
      </w:r>
      <w:r w:rsidR="00AE72C6" w:rsidRPr="00383028">
        <w:t xml:space="preserve">In addition, demographic information for the youth were collected from the programs. </w:t>
      </w:r>
      <w:r w:rsidRPr="00383028">
        <w:t xml:space="preserve">At the programs’ beginning, youth were introduced to the ESM data collection method. ESM data were collected two days each week, for three weeks </w:t>
      </w:r>
      <w:r w:rsidRPr="00383028">
        <w:lastRenderedPageBreak/>
        <w:t>(weeks 2-4 of the program</w:t>
      </w:r>
      <w:r w:rsidR="001F152C" w:rsidRPr="00383028">
        <w:t>s</w:t>
      </w:r>
      <w:r w:rsidRPr="00383028">
        <w:t>). Each day, youth were signaled four times</w:t>
      </w:r>
      <w:r w:rsidRPr="00383028">
        <w:rPr>
          <w:rStyle w:val="FootnoteReference"/>
        </w:rPr>
        <w:footnoteReference w:id="1"/>
      </w:r>
      <w:r w:rsidRPr="00383028">
        <w:t>.</w:t>
      </w:r>
      <w:r w:rsidR="00891137" w:rsidRPr="00383028">
        <w:t xml:space="preserve"> </w:t>
      </w:r>
      <w:r w:rsidRPr="00383028">
        <w:t xml:space="preserve">In addition to the collection of ESM data during the programs, </w:t>
      </w:r>
      <w:r w:rsidR="005262C9" w:rsidRPr="00383028">
        <w:t xml:space="preserve">the programs were recorded using portable video cameras by research team members only on the days during which ESM data were collected. </w:t>
      </w:r>
      <w:r w:rsidRPr="00383028">
        <w:t xml:space="preserve">In all of the programs, about equal video-recording time was dedicated to classroom and field experiences. </w:t>
      </w:r>
    </w:p>
    <w:p w14:paraId="7937498A" w14:textId="77777777" w:rsidR="00331748" w:rsidRPr="00383028" w:rsidRDefault="00331748" w:rsidP="00331748">
      <w:pPr>
        <w:pStyle w:val="Heading2"/>
        <w:rPr>
          <w:rFonts w:cs="Times New Roman"/>
        </w:rPr>
      </w:pPr>
      <w:r w:rsidRPr="00383028">
        <w:rPr>
          <w:rFonts w:cs="Times New Roman"/>
        </w:rPr>
        <w:t>Data Sources and Measures</w:t>
      </w:r>
    </w:p>
    <w:p w14:paraId="590D26D2" w14:textId="2D63A0FE" w:rsidR="00331748" w:rsidRPr="00383028" w:rsidRDefault="00172243" w:rsidP="00331748">
      <w:pPr>
        <w:pStyle w:val="FirstParagraph"/>
      </w:pPr>
      <w:r w:rsidRPr="00383028">
        <w:t xml:space="preserve">The data </w:t>
      </w:r>
      <w:r w:rsidR="00331748" w:rsidRPr="00383028">
        <w:t>sources</w:t>
      </w:r>
      <w:r w:rsidR="004F071D" w:rsidRPr="00383028">
        <w:t xml:space="preserve"> and measures</w:t>
      </w:r>
      <w:r w:rsidR="00331748" w:rsidRPr="00383028">
        <w:t xml:space="preserve"> </w:t>
      </w:r>
      <w:r w:rsidRPr="00383028">
        <w:t xml:space="preserve">for this study are </w:t>
      </w:r>
      <w:r w:rsidR="00331748" w:rsidRPr="00383028">
        <w:t xml:space="preserve">the pre-program survey, ESM, video-recordings, and </w:t>
      </w:r>
      <w:r w:rsidR="00D357A8" w:rsidRPr="00383028">
        <w:t xml:space="preserve">the </w:t>
      </w:r>
      <w:r w:rsidR="00331748" w:rsidRPr="00383028">
        <w:t>demographic information</w:t>
      </w:r>
      <w:r w:rsidR="00D357A8" w:rsidRPr="00383028">
        <w:t xml:space="preserve"> we collected from the programs.</w:t>
      </w:r>
      <w:r w:rsidR="00331748" w:rsidRPr="00383028">
        <w:t xml:space="preserve">. </w:t>
      </w:r>
    </w:p>
    <w:p w14:paraId="68973182" w14:textId="77777777" w:rsidR="00331748" w:rsidRPr="00383028" w:rsidRDefault="00331748" w:rsidP="00331748">
      <w:pPr>
        <w:pStyle w:val="Heading3"/>
        <w:framePr w:wrap="around"/>
        <w:rPr>
          <w:rFonts w:cs="Times New Roman"/>
        </w:rPr>
      </w:pPr>
      <w:r w:rsidRPr="00383028">
        <w:rPr>
          <w:rFonts w:cs="Times New Roman"/>
        </w:rPr>
        <w:t>ESM measures of engagement for the profiles</w:t>
      </w:r>
    </w:p>
    <w:p w14:paraId="0B5345A9" w14:textId="43738F8B" w:rsidR="00331748" w:rsidRDefault="00331748" w:rsidP="00331748">
      <w:pPr>
        <w:pStyle w:val="FirstParagraph"/>
        <w:ind w:firstLine="0"/>
        <w:rPr>
          <w:ins w:id="104" w:author="Rosenberg, Joshua" w:date="2019-02-04T10:02:00Z"/>
        </w:rPr>
      </w:pPr>
      <w:r w:rsidRPr="00383028">
        <w:t xml:space="preserve">. Measures for engagement were created from five short ESM questions (Table 2). </w:t>
      </w:r>
      <w:r w:rsidR="004F071D" w:rsidRPr="00383028">
        <w:t xml:space="preserve">Youth were asked to respond to the five ESM questions each time they were signaled (see the Procedure section above). </w:t>
      </w:r>
      <w:r w:rsidRPr="00383028">
        <w:t>Each of the ESM items consisted of the item text and the following four item response options, of which youth were directed to select one: Not at all (associated with the number 1 on the survey; 1), A little (2), Somewhat (3), and Very Much (4).</w:t>
      </w:r>
    </w:p>
    <w:p w14:paraId="435696D8" w14:textId="2C2D9A9B" w:rsidR="008C67FA" w:rsidRPr="008C67FA" w:rsidRDefault="008C67FA" w:rsidP="008C67FA">
      <w:pPr>
        <w:pStyle w:val="BodyText"/>
        <w:ind w:firstLine="0"/>
        <w:jc w:val="center"/>
        <w:pPrChange w:id="105" w:author="Rosenberg, Joshua" w:date="2019-02-04T10:02:00Z">
          <w:pPr>
            <w:pStyle w:val="FirstParagraph"/>
            <w:ind w:firstLine="0"/>
          </w:pPr>
        </w:pPrChange>
      </w:pPr>
      <w:ins w:id="106" w:author="Rosenberg, Joshua" w:date="2019-02-04T10:02:00Z">
        <w:r>
          <w:t>[INSERT TABLE 2 ABOUT HERE]</w:t>
        </w:r>
      </w:ins>
    </w:p>
    <w:p w14:paraId="14A41A6C" w14:textId="45325A49" w:rsidR="00331748" w:rsidRPr="00383028" w:rsidDel="008C67FA" w:rsidRDefault="00331748" w:rsidP="00331748">
      <w:pPr>
        <w:pStyle w:val="BodyText"/>
        <w:ind w:firstLine="0"/>
        <w:rPr>
          <w:del w:id="107" w:author="Rosenberg, Joshua" w:date="2019-02-04T10:02:00Z"/>
        </w:rPr>
      </w:pPr>
      <w:del w:id="108" w:author="Rosenberg, Joshua" w:date="2019-02-04T10:02:00Z">
        <w:r w:rsidRPr="00383028" w:rsidDel="008C67FA">
          <w:delText>Table 2. Items for constructs measured through ESM</w:delText>
        </w:r>
      </w:del>
    </w:p>
    <w:tbl>
      <w:tblPr>
        <w:tblW w:w="0" w:type="pct"/>
        <w:tblLook w:val="07E0" w:firstRow="1" w:lastRow="1" w:firstColumn="1" w:lastColumn="1" w:noHBand="1" w:noVBand="1"/>
      </w:tblPr>
      <w:tblGrid>
        <w:gridCol w:w="2330"/>
        <w:gridCol w:w="7074"/>
      </w:tblGrid>
      <w:tr w:rsidR="00331748" w:rsidRPr="00383028" w:rsidDel="008C67FA" w14:paraId="00F791EE" w14:textId="4B645732" w:rsidTr="00990B22">
        <w:trPr>
          <w:del w:id="109" w:author="Rosenberg, Joshua" w:date="2019-02-04T10:02:00Z"/>
        </w:trPr>
        <w:tc>
          <w:tcPr>
            <w:tcW w:w="0" w:type="auto"/>
            <w:tcBorders>
              <w:bottom w:val="single" w:sz="0" w:space="0" w:color="auto"/>
            </w:tcBorders>
            <w:vAlign w:val="bottom"/>
          </w:tcPr>
          <w:p w14:paraId="76965349" w14:textId="200C3A3C" w:rsidR="00331748" w:rsidRPr="00383028" w:rsidDel="008C67FA" w:rsidRDefault="00331748" w:rsidP="00990B22">
            <w:pPr>
              <w:pStyle w:val="Compact"/>
              <w:spacing w:line="240" w:lineRule="auto"/>
              <w:rPr>
                <w:del w:id="110" w:author="Rosenberg, Joshua" w:date="2019-02-04T10:02:00Z"/>
              </w:rPr>
            </w:pPr>
            <w:del w:id="111" w:author="Rosenberg, Joshua" w:date="2019-02-04T10:02:00Z">
              <w:r w:rsidRPr="00383028" w:rsidDel="008C67FA">
                <w:delText>Construct</w:delText>
              </w:r>
            </w:del>
          </w:p>
        </w:tc>
        <w:tc>
          <w:tcPr>
            <w:tcW w:w="0" w:type="auto"/>
            <w:tcBorders>
              <w:bottom w:val="single" w:sz="0" w:space="0" w:color="auto"/>
            </w:tcBorders>
            <w:vAlign w:val="bottom"/>
          </w:tcPr>
          <w:p w14:paraId="0005FE40" w14:textId="25C32B64" w:rsidR="00331748" w:rsidRPr="00383028" w:rsidDel="008C67FA" w:rsidRDefault="00331748" w:rsidP="00990B22">
            <w:pPr>
              <w:pStyle w:val="Compact"/>
              <w:spacing w:line="240" w:lineRule="auto"/>
              <w:rPr>
                <w:del w:id="112" w:author="Rosenberg, Joshua" w:date="2019-02-04T10:02:00Z"/>
              </w:rPr>
            </w:pPr>
            <w:del w:id="113" w:author="Rosenberg, Joshua" w:date="2019-02-04T10:02:00Z">
              <w:r w:rsidRPr="00383028" w:rsidDel="008C67FA">
                <w:delText>Item</w:delText>
              </w:r>
            </w:del>
          </w:p>
        </w:tc>
      </w:tr>
      <w:tr w:rsidR="00331748" w:rsidRPr="00383028" w:rsidDel="008C67FA" w14:paraId="7C33376C" w14:textId="7AC02BA9" w:rsidTr="00990B22">
        <w:trPr>
          <w:del w:id="114" w:author="Rosenberg, Joshua" w:date="2019-02-04T10:02:00Z"/>
        </w:trPr>
        <w:tc>
          <w:tcPr>
            <w:tcW w:w="0" w:type="auto"/>
          </w:tcPr>
          <w:p w14:paraId="34A5FF2D" w14:textId="2644D65F" w:rsidR="00331748" w:rsidRPr="00383028" w:rsidDel="008C67FA" w:rsidRDefault="00331748" w:rsidP="00990B22">
            <w:pPr>
              <w:pStyle w:val="Compact"/>
              <w:spacing w:line="240" w:lineRule="auto"/>
              <w:rPr>
                <w:del w:id="115" w:author="Rosenberg, Joshua" w:date="2019-02-04T10:02:00Z"/>
              </w:rPr>
            </w:pPr>
            <w:del w:id="116" w:author="Rosenberg, Joshua" w:date="2019-02-04T10:02:00Z">
              <w:r w:rsidRPr="00383028" w:rsidDel="008C67FA">
                <w:delText>Cognitive engagement</w:delText>
              </w:r>
            </w:del>
          </w:p>
        </w:tc>
        <w:tc>
          <w:tcPr>
            <w:tcW w:w="0" w:type="auto"/>
          </w:tcPr>
          <w:p w14:paraId="5F3B2CD1" w14:textId="5DD9773C" w:rsidR="00331748" w:rsidRPr="00383028" w:rsidDel="008C67FA" w:rsidRDefault="00331748" w:rsidP="00990B22">
            <w:pPr>
              <w:pStyle w:val="Compact"/>
              <w:spacing w:line="240" w:lineRule="auto"/>
              <w:rPr>
                <w:del w:id="117" w:author="Rosenberg, Joshua" w:date="2019-02-04T10:02:00Z"/>
              </w:rPr>
            </w:pPr>
            <w:del w:id="118" w:author="Rosenberg, Joshua" w:date="2019-02-04T10:02:00Z">
              <w:r w:rsidRPr="00383028" w:rsidDel="008C67FA">
                <w:delText>As you were signaled, were you learning anything or getting better at something?</w:delText>
              </w:r>
            </w:del>
          </w:p>
        </w:tc>
      </w:tr>
      <w:tr w:rsidR="00331748" w:rsidRPr="00383028" w:rsidDel="008C67FA" w14:paraId="621A7CAD" w14:textId="4F09B209" w:rsidTr="00990B22">
        <w:trPr>
          <w:del w:id="119" w:author="Rosenberg, Joshua" w:date="2019-02-04T10:02:00Z"/>
        </w:trPr>
        <w:tc>
          <w:tcPr>
            <w:tcW w:w="0" w:type="auto"/>
          </w:tcPr>
          <w:p w14:paraId="53E220D8" w14:textId="7CEBD5F2" w:rsidR="00331748" w:rsidRPr="00383028" w:rsidDel="008C67FA" w:rsidRDefault="00331748" w:rsidP="00990B22">
            <w:pPr>
              <w:pStyle w:val="Compact"/>
              <w:spacing w:line="240" w:lineRule="auto"/>
              <w:rPr>
                <w:del w:id="120" w:author="Rosenberg, Joshua" w:date="2019-02-04T10:02:00Z"/>
              </w:rPr>
            </w:pPr>
            <w:del w:id="121" w:author="Rosenberg, Joshua" w:date="2019-02-04T10:02:00Z">
              <w:r w:rsidRPr="00383028" w:rsidDel="008C67FA">
                <w:delText>Behavioral engagement</w:delText>
              </w:r>
            </w:del>
          </w:p>
        </w:tc>
        <w:tc>
          <w:tcPr>
            <w:tcW w:w="0" w:type="auto"/>
          </w:tcPr>
          <w:p w14:paraId="2512ECFD" w14:textId="6729F0D9" w:rsidR="00331748" w:rsidRPr="00383028" w:rsidDel="008C67FA" w:rsidRDefault="00331748" w:rsidP="00990B22">
            <w:pPr>
              <w:pStyle w:val="Compact"/>
              <w:spacing w:line="240" w:lineRule="auto"/>
              <w:rPr>
                <w:del w:id="122" w:author="Rosenberg, Joshua" w:date="2019-02-04T10:02:00Z"/>
              </w:rPr>
            </w:pPr>
            <w:del w:id="123" w:author="Rosenberg, Joshua" w:date="2019-02-04T10:02:00Z">
              <w:r w:rsidRPr="00383028" w:rsidDel="008C67FA">
                <w:delText>As you were signaled, how hard were you working?</w:delText>
              </w:r>
            </w:del>
          </w:p>
        </w:tc>
      </w:tr>
      <w:tr w:rsidR="00331748" w:rsidRPr="00383028" w:rsidDel="008C67FA" w14:paraId="3886E20A" w14:textId="2F6EB615" w:rsidTr="00990B22">
        <w:trPr>
          <w:del w:id="124" w:author="Rosenberg, Joshua" w:date="2019-02-04T10:02:00Z"/>
        </w:trPr>
        <w:tc>
          <w:tcPr>
            <w:tcW w:w="0" w:type="auto"/>
          </w:tcPr>
          <w:p w14:paraId="2D2DDFBA" w14:textId="12D1CA51" w:rsidR="00331748" w:rsidRPr="00383028" w:rsidDel="008C67FA" w:rsidRDefault="00331748" w:rsidP="00990B22">
            <w:pPr>
              <w:pStyle w:val="Compact"/>
              <w:spacing w:line="240" w:lineRule="auto"/>
              <w:rPr>
                <w:del w:id="125" w:author="Rosenberg, Joshua" w:date="2019-02-04T10:02:00Z"/>
              </w:rPr>
            </w:pPr>
            <w:del w:id="126" w:author="Rosenberg, Joshua" w:date="2019-02-04T10:02:00Z">
              <w:r w:rsidRPr="00383028" w:rsidDel="008C67FA">
                <w:delText>Affective engagement</w:delText>
              </w:r>
            </w:del>
          </w:p>
        </w:tc>
        <w:tc>
          <w:tcPr>
            <w:tcW w:w="0" w:type="auto"/>
          </w:tcPr>
          <w:p w14:paraId="53ECA51B" w14:textId="0396134A" w:rsidR="00331748" w:rsidRPr="00383028" w:rsidDel="008C67FA" w:rsidRDefault="00331748" w:rsidP="00990B22">
            <w:pPr>
              <w:pStyle w:val="Compact"/>
              <w:spacing w:line="240" w:lineRule="auto"/>
              <w:rPr>
                <w:del w:id="127" w:author="Rosenberg, Joshua" w:date="2019-02-04T10:02:00Z"/>
              </w:rPr>
            </w:pPr>
            <w:del w:id="128" w:author="Rosenberg, Joshua" w:date="2019-02-04T10:02:00Z">
              <w:r w:rsidRPr="00383028" w:rsidDel="008C67FA">
                <w:delText>As you were signaled, did you enjoy what you are doing?</w:delText>
              </w:r>
            </w:del>
          </w:p>
        </w:tc>
      </w:tr>
      <w:tr w:rsidR="00331748" w:rsidRPr="00383028" w:rsidDel="008C67FA" w14:paraId="70A2BBA9" w14:textId="4AC82E48" w:rsidTr="00990B22">
        <w:trPr>
          <w:del w:id="129" w:author="Rosenberg, Joshua" w:date="2019-02-04T10:02:00Z"/>
        </w:trPr>
        <w:tc>
          <w:tcPr>
            <w:tcW w:w="0" w:type="auto"/>
          </w:tcPr>
          <w:p w14:paraId="299A5C52" w14:textId="0FA6C939" w:rsidR="00331748" w:rsidRPr="00383028" w:rsidDel="008C67FA" w:rsidRDefault="00331748" w:rsidP="00990B22">
            <w:pPr>
              <w:pStyle w:val="Compact"/>
              <w:spacing w:line="240" w:lineRule="auto"/>
              <w:rPr>
                <w:del w:id="130" w:author="Rosenberg, Joshua" w:date="2019-02-04T10:02:00Z"/>
              </w:rPr>
            </w:pPr>
            <w:del w:id="131" w:author="Rosenberg, Joshua" w:date="2019-02-04T10:02:00Z">
              <w:r w:rsidRPr="00383028" w:rsidDel="008C67FA">
                <w:delText>Perceived challenge</w:delText>
              </w:r>
            </w:del>
          </w:p>
        </w:tc>
        <w:tc>
          <w:tcPr>
            <w:tcW w:w="0" w:type="auto"/>
          </w:tcPr>
          <w:p w14:paraId="21D48298" w14:textId="7E241F0D" w:rsidR="00331748" w:rsidRPr="00383028" w:rsidDel="008C67FA" w:rsidRDefault="00331748" w:rsidP="00990B22">
            <w:pPr>
              <w:pStyle w:val="Compact"/>
              <w:spacing w:line="240" w:lineRule="auto"/>
              <w:rPr>
                <w:del w:id="132" w:author="Rosenberg, Joshua" w:date="2019-02-04T10:02:00Z"/>
              </w:rPr>
            </w:pPr>
            <w:del w:id="133" w:author="Rosenberg, Joshua" w:date="2019-02-04T10:02:00Z">
              <w:r w:rsidRPr="00383028" w:rsidDel="008C67FA">
                <w:delText>As you were signaled, how challenging was the main activity?</w:delText>
              </w:r>
            </w:del>
          </w:p>
        </w:tc>
      </w:tr>
      <w:tr w:rsidR="00331748" w:rsidRPr="00383028" w:rsidDel="008C67FA" w14:paraId="1FF7D5CF" w14:textId="22481C54" w:rsidTr="00990B22">
        <w:trPr>
          <w:del w:id="134" w:author="Rosenberg, Joshua" w:date="2019-02-04T10:02:00Z"/>
        </w:trPr>
        <w:tc>
          <w:tcPr>
            <w:tcW w:w="0" w:type="auto"/>
          </w:tcPr>
          <w:p w14:paraId="2E06364F" w14:textId="499E8BFB" w:rsidR="00331748" w:rsidRPr="00383028" w:rsidDel="008C67FA" w:rsidRDefault="00331748" w:rsidP="00990B22">
            <w:pPr>
              <w:pStyle w:val="Compact"/>
              <w:spacing w:line="240" w:lineRule="auto"/>
              <w:rPr>
                <w:del w:id="135" w:author="Rosenberg, Joshua" w:date="2019-02-04T10:02:00Z"/>
              </w:rPr>
            </w:pPr>
            <w:del w:id="136" w:author="Rosenberg, Joshua" w:date="2019-02-04T10:02:00Z">
              <w:r w:rsidRPr="00383028" w:rsidDel="008C67FA">
                <w:delText>Perceived competence</w:delText>
              </w:r>
            </w:del>
          </w:p>
        </w:tc>
        <w:tc>
          <w:tcPr>
            <w:tcW w:w="0" w:type="auto"/>
          </w:tcPr>
          <w:p w14:paraId="3F5E4E8A" w14:textId="06D130C1" w:rsidR="00331748" w:rsidRPr="00383028" w:rsidDel="008C67FA" w:rsidRDefault="00331748" w:rsidP="00990B22">
            <w:pPr>
              <w:pStyle w:val="Compact"/>
              <w:spacing w:line="240" w:lineRule="auto"/>
              <w:rPr>
                <w:del w:id="137" w:author="Rosenberg, Joshua" w:date="2019-02-04T10:02:00Z"/>
              </w:rPr>
            </w:pPr>
            <w:del w:id="138" w:author="Rosenberg, Joshua" w:date="2019-02-04T10:02:00Z">
              <w:r w:rsidRPr="00383028" w:rsidDel="008C67FA">
                <w:delText>As you were signaled, were you good at the main activity?</w:delText>
              </w:r>
            </w:del>
          </w:p>
        </w:tc>
      </w:tr>
    </w:tbl>
    <w:p w14:paraId="01D2193B" w14:textId="77777777" w:rsidR="00331748" w:rsidRPr="00383028" w:rsidRDefault="00331748" w:rsidP="00331748">
      <w:pPr>
        <w:pStyle w:val="Heading3"/>
        <w:framePr w:wrap="around"/>
        <w:rPr>
          <w:rFonts w:cs="Times New Roman"/>
        </w:rPr>
      </w:pPr>
      <w:r w:rsidRPr="00383028">
        <w:rPr>
          <w:rFonts w:cs="Times New Roman"/>
        </w:rPr>
        <w:t>Measures from video for work with data</w:t>
      </w:r>
    </w:p>
    <w:p w14:paraId="741E944B" w14:textId="77777777" w:rsidR="00331748" w:rsidRPr="00383028" w:rsidRDefault="00331748" w:rsidP="00331748">
      <w:pPr>
        <w:pStyle w:val="Heading3"/>
        <w:framePr w:wrap="auto" w:vAnchor="margin" w:yAlign="inline"/>
        <w:ind w:firstLine="0"/>
        <w:rPr>
          <w:rFonts w:cs="Times New Roman"/>
        </w:rPr>
      </w:pPr>
    </w:p>
    <w:p w14:paraId="542BF35D" w14:textId="77777777" w:rsidR="00331748" w:rsidRPr="00383028" w:rsidRDefault="00331748" w:rsidP="00331748">
      <w:pPr>
        <w:pStyle w:val="Heading3"/>
        <w:framePr w:wrap="auto" w:vAnchor="margin" w:yAlign="inline"/>
        <w:ind w:firstLine="0"/>
        <w:rPr>
          <w:rFonts w:cs="Times New Roman"/>
        </w:rPr>
      </w:pPr>
    </w:p>
    <w:p w14:paraId="41A0CE06" w14:textId="03AFCEB8" w:rsidR="00260D53" w:rsidRPr="00383028" w:rsidRDefault="00331748" w:rsidP="00260D53">
      <w:pPr>
        <w:pStyle w:val="FootnoteText"/>
        <w:framePr w:wrap="around" w:vAnchor="text" w:hAnchor="text" w:y="1"/>
      </w:pPr>
      <w:r w:rsidRPr="00383028">
        <w:t xml:space="preserve">Codes for work with data were generated on the basis of the activity that the youth activity leaders were facilitating. The </w:t>
      </w:r>
      <w:r w:rsidR="0002231D" w:rsidRPr="00383028">
        <w:t>coding frame we used was adapted</w:t>
      </w:r>
      <w:r w:rsidRPr="00383028">
        <w:t xml:space="preserve"> from the STEM-Program Quality Assessment (STEM-PQA; Forum for Youth Investment, 2012), an assessment of quality programming in after-school programs. </w:t>
      </w:r>
      <w:r w:rsidR="00090065" w:rsidRPr="00383028">
        <w:t>In particular, t</w:t>
      </w:r>
      <w:r w:rsidRPr="00383028">
        <w:t>he five aspects of work with data were identified through codes from the STEM-PQA</w:t>
      </w:r>
      <w:r w:rsidR="00260D53" w:rsidRPr="00383028">
        <w:t xml:space="preserve"> because this coding frame included codes for work with data (See Appendix B for the alignment between the STEM-PQA and the aspects of work with data). The coding frame</w:t>
      </w:r>
      <w:r w:rsidRPr="00383028">
        <w:t xml:space="preserve"> was</w:t>
      </w:r>
      <w:r w:rsidR="00260D53" w:rsidRPr="00383028">
        <w:t xml:space="preserve"> originally</w:t>
      </w:r>
      <w:r w:rsidRPr="00383028">
        <w:t xml:space="preserve"> designed to describe the types of activities the program leaders were facilitating</w:t>
      </w:r>
      <w:r w:rsidR="00260D53" w:rsidRPr="00383028">
        <w:rPr>
          <w:b/>
        </w:rPr>
        <w:t xml:space="preserve">. </w:t>
      </w:r>
    </w:p>
    <w:p w14:paraId="352419C4" w14:textId="6DC8D8C1" w:rsidR="00331748" w:rsidRPr="00383028" w:rsidRDefault="00260D53" w:rsidP="00331748">
      <w:pPr>
        <w:pStyle w:val="Heading3"/>
        <w:framePr w:wrap="around"/>
        <w:spacing w:line="480" w:lineRule="auto"/>
        <w:rPr>
          <w:rFonts w:cs="Times New Roman"/>
          <w:b w:val="0"/>
        </w:rPr>
      </w:pPr>
      <w:r w:rsidRPr="00383028">
        <w:rPr>
          <w:rFonts w:cs="Times New Roman"/>
          <w:b w:val="0"/>
        </w:rP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w:t>
      </w:r>
      <w:del w:id="139" w:author="Rosenberg, Joshua" w:date="2019-02-04T09:56:00Z">
        <w:r w:rsidRPr="00383028" w:rsidDel="0013290A">
          <w:rPr>
            <w:rFonts w:cs="Times New Roman"/>
            <w:b w:val="0"/>
          </w:rPr>
          <w:delText xml:space="preserve"> \</w:delText>
        </w:r>
      </w:del>
    </w:p>
    <w:p w14:paraId="44FD4C05" w14:textId="498B237C" w:rsidR="00331748" w:rsidRPr="00383028" w:rsidRDefault="00C152DA" w:rsidP="00C152DA">
      <w:pPr>
        <w:pStyle w:val="Heading3"/>
        <w:framePr w:wrap="auto" w:vAnchor="margin" w:yAlign="inline"/>
        <w:spacing w:line="480" w:lineRule="auto"/>
        <w:ind w:firstLine="0"/>
        <w:jc w:val="center"/>
        <w:rPr>
          <w:rFonts w:cs="Times New Roman"/>
          <w:b w:val="0"/>
        </w:rPr>
        <w:pPrChange w:id="140" w:author="Rosenberg, Joshua" w:date="2019-02-04T10:02:00Z">
          <w:pPr>
            <w:pStyle w:val="Heading3"/>
            <w:framePr w:wrap="auto" w:vAnchor="margin" w:yAlign="inline"/>
            <w:spacing w:line="480" w:lineRule="auto"/>
            <w:ind w:firstLine="0"/>
          </w:pPr>
        </w:pPrChange>
      </w:pPr>
      <w:ins w:id="141" w:author="Rosenberg, Joshua" w:date="2019-02-04T10:02:00Z">
        <w:r>
          <w:rPr>
            <w:rFonts w:cs="Times New Roman"/>
            <w:b w:val="0"/>
          </w:rPr>
          <w:t>[INSERT TABLE 3 ABOUT HERE]</w:t>
        </w:r>
      </w:ins>
    </w:p>
    <w:p w14:paraId="445A3129" w14:textId="3DF155BE" w:rsidR="00331748" w:rsidRPr="00383028" w:rsidDel="00C152DA" w:rsidRDefault="00331748" w:rsidP="00331748">
      <w:pPr>
        <w:pStyle w:val="BodyText"/>
        <w:ind w:firstLine="0"/>
        <w:rPr>
          <w:del w:id="142" w:author="Rosenberg, Joshua" w:date="2019-02-04T10:02:00Z"/>
        </w:rPr>
      </w:pPr>
      <w:del w:id="143" w:author="Rosenberg, Joshua" w:date="2019-02-04T10:02:00Z">
        <w:r w:rsidRPr="00383028" w:rsidDel="00C152DA">
          <w:delText>Table 3. Codes for the aspects of work with data.</w:delText>
        </w:r>
      </w:del>
    </w:p>
    <w:tbl>
      <w:tblPr>
        <w:tblW w:w="0" w:type="pct"/>
        <w:tblLook w:val="07E0" w:firstRow="1" w:lastRow="1" w:firstColumn="1" w:lastColumn="1" w:noHBand="1" w:noVBand="1"/>
      </w:tblPr>
      <w:tblGrid>
        <w:gridCol w:w="2092"/>
        <w:gridCol w:w="1253"/>
        <w:gridCol w:w="3090"/>
        <w:gridCol w:w="2969"/>
      </w:tblGrid>
      <w:tr w:rsidR="00331748" w:rsidRPr="00383028" w:rsidDel="00C152DA" w14:paraId="0C7F533A" w14:textId="1F6C5FB1" w:rsidTr="00990B22">
        <w:trPr>
          <w:del w:id="144" w:author="Rosenberg, Joshua" w:date="2019-02-04T10:02:00Z"/>
        </w:trPr>
        <w:tc>
          <w:tcPr>
            <w:tcW w:w="0" w:type="auto"/>
            <w:tcBorders>
              <w:bottom w:val="single" w:sz="0" w:space="0" w:color="auto"/>
            </w:tcBorders>
            <w:vAlign w:val="bottom"/>
          </w:tcPr>
          <w:p w14:paraId="531CC776" w14:textId="54FB328F" w:rsidR="00331748" w:rsidRPr="00383028" w:rsidDel="00C152DA" w:rsidRDefault="00331748" w:rsidP="00990B22">
            <w:pPr>
              <w:pStyle w:val="Compact"/>
              <w:spacing w:line="240" w:lineRule="auto"/>
              <w:rPr>
                <w:del w:id="145" w:author="Rosenberg, Joshua" w:date="2019-02-04T10:02:00Z"/>
              </w:rPr>
            </w:pPr>
            <w:del w:id="146" w:author="Rosenberg, Joshua" w:date="2019-02-04T10:02:00Z">
              <w:r w:rsidRPr="00383028" w:rsidDel="00C152DA">
                <w:delText>Code Name</w:delText>
              </w:r>
            </w:del>
          </w:p>
        </w:tc>
        <w:tc>
          <w:tcPr>
            <w:tcW w:w="0" w:type="auto"/>
            <w:tcBorders>
              <w:bottom w:val="single" w:sz="0" w:space="0" w:color="auto"/>
            </w:tcBorders>
            <w:vAlign w:val="bottom"/>
          </w:tcPr>
          <w:p w14:paraId="121CE458" w14:textId="0A3B8DD0" w:rsidR="00331748" w:rsidRPr="00383028" w:rsidDel="00C152DA" w:rsidRDefault="00331748" w:rsidP="00990B22">
            <w:pPr>
              <w:pStyle w:val="Compact"/>
              <w:spacing w:line="240" w:lineRule="auto"/>
              <w:rPr>
                <w:del w:id="147" w:author="Rosenberg, Joshua" w:date="2019-02-04T10:02:00Z"/>
              </w:rPr>
            </w:pPr>
            <w:del w:id="148" w:author="Rosenberg, Joshua" w:date="2019-02-04T10:02:00Z">
              <w:r w:rsidRPr="00383028" w:rsidDel="00C152DA">
                <w:delText>Values</w:delText>
              </w:r>
            </w:del>
          </w:p>
        </w:tc>
        <w:tc>
          <w:tcPr>
            <w:tcW w:w="0" w:type="auto"/>
            <w:tcBorders>
              <w:bottom w:val="single" w:sz="0" w:space="0" w:color="auto"/>
            </w:tcBorders>
            <w:vAlign w:val="bottom"/>
          </w:tcPr>
          <w:p w14:paraId="7970BBB6" w14:textId="32E4276C" w:rsidR="00331748" w:rsidRPr="00383028" w:rsidDel="00C152DA" w:rsidRDefault="00331748" w:rsidP="00990B22">
            <w:pPr>
              <w:pStyle w:val="Compact"/>
              <w:spacing w:line="240" w:lineRule="auto"/>
              <w:rPr>
                <w:del w:id="149" w:author="Rosenberg, Joshua" w:date="2019-02-04T10:02:00Z"/>
              </w:rPr>
            </w:pPr>
            <w:del w:id="150" w:author="Rosenberg, Joshua" w:date="2019-02-04T10:02:00Z">
              <w:r w:rsidRPr="00383028" w:rsidDel="00C152DA">
                <w:delText>Description</w:delText>
              </w:r>
            </w:del>
          </w:p>
        </w:tc>
        <w:tc>
          <w:tcPr>
            <w:tcW w:w="0" w:type="auto"/>
            <w:tcBorders>
              <w:bottom w:val="single" w:sz="0" w:space="0" w:color="auto"/>
            </w:tcBorders>
            <w:vAlign w:val="bottom"/>
          </w:tcPr>
          <w:p w14:paraId="74DE3AB6" w14:textId="41F998EC" w:rsidR="00331748" w:rsidRPr="00383028" w:rsidDel="00C152DA" w:rsidRDefault="00331748" w:rsidP="00990B22">
            <w:pPr>
              <w:pStyle w:val="Compact"/>
              <w:spacing w:line="240" w:lineRule="auto"/>
              <w:rPr>
                <w:del w:id="151" w:author="Rosenberg, Joshua" w:date="2019-02-04T10:02:00Z"/>
              </w:rPr>
            </w:pPr>
            <w:del w:id="152" w:author="Rosenberg, Joshua" w:date="2019-02-04T10:02:00Z">
              <w:r w:rsidRPr="00383028" w:rsidDel="00C152DA">
                <w:delText>Example</w:delText>
              </w:r>
            </w:del>
          </w:p>
        </w:tc>
      </w:tr>
      <w:tr w:rsidR="00331748" w:rsidRPr="00383028" w:rsidDel="00C152DA" w14:paraId="195002A7" w14:textId="19099091" w:rsidTr="00990B22">
        <w:trPr>
          <w:del w:id="153" w:author="Rosenberg, Joshua" w:date="2019-02-04T10:02:00Z"/>
        </w:trPr>
        <w:tc>
          <w:tcPr>
            <w:tcW w:w="0" w:type="auto"/>
          </w:tcPr>
          <w:p w14:paraId="0BA89C55" w14:textId="5BB4FD78" w:rsidR="00331748" w:rsidRPr="00383028" w:rsidDel="00C152DA" w:rsidRDefault="00331748" w:rsidP="00990B22">
            <w:pPr>
              <w:pStyle w:val="Compact"/>
              <w:spacing w:line="240" w:lineRule="auto"/>
              <w:rPr>
                <w:del w:id="154" w:author="Rosenberg, Joshua" w:date="2019-02-04T10:02:00Z"/>
              </w:rPr>
            </w:pPr>
            <w:del w:id="155" w:author="Rosenberg, Joshua" w:date="2019-02-04T10:02:00Z">
              <w:r w:rsidRPr="00383028" w:rsidDel="00C152DA">
                <w:delText>Asking questions</w:delText>
              </w:r>
            </w:del>
          </w:p>
        </w:tc>
        <w:tc>
          <w:tcPr>
            <w:tcW w:w="0" w:type="auto"/>
          </w:tcPr>
          <w:p w14:paraId="5E822E90" w14:textId="6F6D307B" w:rsidR="00331748" w:rsidRPr="00383028" w:rsidDel="00C152DA" w:rsidRDefault="00331748" w:rsidP="00990B22">
            <w:pPr>
              <w:pStyle w:val="Compact"/>
              <w:spacing w:line="240" w:lineRule="auto"/>
              <w:rPr>
                <w:del w:id="156" w:author="Rosenberg, Joshua" w:date="2019-02-04T10:02:00Z"/>
              </w:rPr>
            </w:pPr>
            <w:del w:id="157" w:author="Rosenberg, Joshua" w:date="2019-02-04T10:02:00Z">
              <w:r w:rsidRPr="00383028" w:rsidDel="00C152DA">
                <w:delText>1: Present; 0: Not Present</w:delText>
              </w:r>
            </w:del>
          </w:p>
        </w:tc>
        <w:tc>
          <w:tcPr>
            <w:tcW w:w="0" w:type="auto"/>
          </w:tcPr>
          <w:p w14:paraId="4341214E" w14:textId="06413D03" w:rsidR="00331748" w:rsidRPr="00383028" w:rsidDel="00C152DA" w:rsidRDefault="00331748" w:rsidP="00990B22">
            <w:pPr>
              <w:pStyle w:val="Compact"/>
              <w:spacing w:line="240" w:lineRule="auto"/>
              <w:rPr>
                <w:del w:id="158" w:author="Rosenberg, Joshua" w:date="2019-02-04T10:02:00Z"/>
              </w:rPr>
            </w:pPr>
            <w:del w:id="159" w:author="Rosenberg, Joshua" w:date="2019-02-04T10:02:00Z">
              <w:r w:rsidRPr="00383028" w:rsidDel="00C152DA">
                <w:delText>Discussing and exploring topics to investigate and pose questions.</w:delText>
              </w:r>
            </w:del>
          </w:p>
        </w:tc>
        <w:tc>
          <w:tcPr>
            <w:tcW w:w="0" w:type="auto"/>
          </w:tcPr>
          <w:p w14:paraId="34A782C1" w14:textId="71746312" w:rsidR="00331748" w:rsidRPr="00383028" w:rsidDel="00C152DA" w:rsidRDefault="00331748" w:rsidP="00990B22">
            <w:pPr>
              <w:pStyle w:val="Compact"/>
              <w:spacing w:line="240" w:lineRule="auto"/>
              <w:rPr>
                <w:del w:id="160" w:author="Rosenberg, Joshua" w:date="2019-02-04T10:02:00Z"/>
              </w:rPr>
            </w:pPr>
            <w:del w:id="161" w:author="Rosenberg, Joshua" w:date="2019-02-04T10:02:00Z">
              <w:r w:rsidRPr="00383028" w:rsidDel="00C152DA">
                <w:delText>Youth generated questions they investigated related to tide ponds in an estuary ecosystem.</w:delText>
              </w:r>
            </w:del>
          </w:p>
        </w:tc>
      </w:tr>
      <w:tr w:rsidR="00331748" w:rsidRPr="00383028" w:rsidDel="00C152DA" w14:paraId="269C9988" w14:textId="19003E2E" w:rsidTr="00990B22">
        <w:trPr>
          <w:del w:id="162" w:author="Rosenberg, Joshua" w:date="2019-02-04T10:02:00Z"/>
        </w:trPr>
        <w:tc>
          <w:tcPr>
            <w:tcW w:w="0" w:type="auto"/>
          </w:tcPr>
          <w:p w14:paraId="2D8280A8" w14:textId="3F15FDA9" w:rsidR="00331748" w:rsidRPr="00383028" w:rsidDel="00C152DA" w:rsidRDefault="00331748" w:rsidP="00990B22">
            <w:pPr>
              <w:pStyle w:val="Compact"/>
              <w:spacing w:line="240" w:lineRule="auto"/>
              <w:rPr>
                <w:del w:id="163" w:author="Rosenberg, Joshua" w:date="2019-02-04T10:02:00Z"/>
              </w:rPr>
            </w:pPr>
            <w:del w:id="164" w:author="Rosenberg, Joshua" w:date="2019-02-04T10:02:00Z">
              <w:r w:rsidRPr="00383028" w:rsidDel="00C152DA">
                <w:delText>Making observations</w:delText>
              </w:r>
            </w:del>
          </w:p>
        </w:tc>
        <w:tc>
          <w:tcPr>
            <w:tcW w:w="0" w:type="auto"/>
          </w:tcPr>
          <w:p w14:paraId="028E8B85" w14:textId="2B74F909" w:rsidR="00331748" w:rsidRPr="00383028" w:rsidDel="00C152DA" w:rsidRDefault="00331748" w:rsidP="00990B22">
            <w:pPr>
              <w:pStyle w:val="Compact"/>
              <w:spacing w:line="240" w:lineRule="auto"/>
              <w:rPr>
                <w:del w:id="165" w:author="Rosenberg, Joshua" w:date="2019-02-04T10:02:00Z"/>
              </w:rPr>
            </w:pPr>
            <w:del w:id="166" w:author="Rosenberg, Joshua" w:date="2019-02-04T10:02:00Z">
              <w:r w:rsidRPr="00383028" w:rsidDel="00C152DA">
                <w:delText>1: Present; 0: Not Present</w:delText>
              </w:r>
            </w:del>
          </w:p>
        </w:tc>
        <w:tc>
          <w:tcPr>
            <w:tcW w:w="0" w:type="auto"/>
          </w:tcPr>
          <w:p w14:paraId="318B22AB" w14:textId="4C8F0ACF" w:rsidR="00331748" w:rsidRPr="00383028" w:rsidDel="00C152DA" w:rsidRDefault="00331748" w:rsidP="00990B22">
            <w:pPr>
              <w:pStyle w:val="Compact"/>
              <w:spacing w:line="240" w:lineRule="auto"/>
              <w:rPr>
                <w:del w:id="167" w:author="Rosenberg, Joshua" w:date="2019-02-04T10:02:00Z"/>
              </w:rPr>
            </w:pPr>
            <w:del w:id="168" w:author="Rosenberg, Joshua" w:date="2019-02-04T10:02:00Z">
              <w:r w:rsidRPr="00383028" w:rsidDel="00C152DA">
                <w:delText>Watching and noticing what is happening with respect to the phenomena or problem being investigated.</w:delText>
              </w:r>
            </w:del>
          </w:p>
        </w:tc>
        <w:tc>
          <w:tcPr>
            <w:tcW w:w="0" w:type="auto"/>
          </w:tcPr>
          <w:p w14:paraId="41BDBA30" w14:textId="14298C83" w:rsidR="00331748" w:rsidRPr="00383028" w:rsidDel="00C152DA" w:rsidRDefault="00331748" w:rsidP="00990B22">
            <w:pPr>
              <w:pStyle w:val="Compact"/>
              <w:spacing w:line="240" w:lineRule="auto"/>
              <w:rPr>
                <w:del w:id="169" w:author="Rosenberg, Joshua" w:date="2019-02-04T10:02:00Z"/>
              </w:rPr>
            </w:pPr>
            <w:del w:id="170" w:author="Rosenberg, Joshua" w:date="2019-02-04T10:02:00Z">
              <w:r w:rsidRPr="00383028" w:rsidDel="00C152DA">
                <w:delText>Youth observed the projectile motion of an object launched with a catapult.</w:delText>
              </w:r>
            </w:del>
          </w:p>
        </w:tc>
      </w:tr>
      <w:tr w:rsidR="00331748" w:rsidRPr="00383028" w:rsidDel="00C152DA" w14:paraId="69286227" w14:textId="24F768F2" w:rsidTr="00990B22">
        <w:trPr>
          <w:del w:id="171" w:author="Rosenberg, Joshua" w:date="2019-02-04T10:02:00Z"/>
        </w:trPr>
        <w:tc>
          <w:tcPr>
            <w:tcW w:w="0" w:type="auto"/>
          </w:tcPr>
          <w:p w14:paraId="60BAC4EE" w14:textId="6E060316" w:rsidR="00331748" w:rsidRPr="00383028" w:rsidDel="00C152DA" w:rsidRDefault="00331748" w:rsidP="00990B22">
            <w:pPr>
              <w:pStyle w:val="Compact"/>
              <w:spacing w:line="240" w:lineRule="auto"/>
              <w:rPr>
                <w:del w:id="172" w:author="Rosenberg, Joshua" w:date="2019-02-04T10:02:00Z"/>
              </w:rPr>
            </w:pPr>
            <w:del w:id="173" w:author="Rosenberg, Joshua" w:date="2019-02-04T10:02:00Z">
              <w:r w:rsidRPr="00383028" w:rsidDel="00C152DA">
                <w:delText>Generating data</w:delText>
              </w:r>
            </w:del>
          </w:p>
        </w:tc>
        <w:tc>
          <w:tcPr>
            <w:tcW w:w="0" w:type="auto"/>
          </w:tcPr>
          <w:p w14:paraId="7821C615" w14:textId="67CD6E39" w:rsidR="00331748" w:rsidRPr="00383028" w:rsidDel="00C152DA" w:rsidRDefault="00331748" w:rsidP="00990B22">
            <w:pPr>
              <w:pStyle w:val="Compact"/>
              <w:spacing w:line="240" w:lineRule="auto"/>
              <w:rPr>
                <w:del w:id="174" w:author="Rosenberg, Joshua" w:date="2019-02-04T10:02:00Z"/>
              </w:rPr>
            </w:pPr>
            <w:del w:id="175" w:author="Rosenberg, Joshua" w:date="2019-02-04T10:02:00Z">
              <w:r w:rsidRPr="00383028" w:rsidDel="00C152DA">
                <w:delText>1: Present; 0: Not Present</w:delText>
              </w:r>
            </w:del>
          </w:p>
        </w:tc>
        <w:tc>
          <w:tcPr>
            <w:tcW w:w="0" w:type="auto"/>
          </w:tcPr>
          <w:p w14:paraId="42B91BD9" w14:textId="600347B2" w:rsidR="00331748" w:rsidRPr="00383028" w:rsidDel="00C152DA" w:rsidRDefault="00331748" w:rsidP="00990B22">
            <w:pPr>
              <w:pStyle w:val="Compact"/>
              <w:spacing w:line="240" w:lineRule="auto"/>
              <w:rPr>
                <w:del w:id="176" w:author="Rosenberg, Joshua" w:date="2019-02-04T10:02:00Z"/>
              </w:rPr>
            </w:pPr>
            <w:del w:id="177" w:author="Rosenberg, Joshua" w:date="2019-02-04T10:02:00Z">
              <w:r w:rsidRPr="00383028" w:rsidDel="00C152DA">
                <w:delText>Figuring out how or why to inscribe an observation as data and generating coding frames or measurement tools.</w:delText>
              </w:r>
            </w:del>
          </w:p>
        </w:tc>
        <w:tc>
          <w:tcPr>
            <w:tcW w:w="0" w:type="auto"/>
          </w:tcPr>
          <w:p w14:paraId="526E365D" w14:textId="041B4374" w:rsidR="00331748" w:rsidRPr="00383028" w:rsidDel="00C152DA" w:rsidRDefault="00331748" w:rsidP="00990B22">
            <w:pPr>
              <w:pStyle w:val="Compact"/>
              <w:spacing w:line="240" w:lineRule="auto"/>
              <w:rPr>
                <w:del w:id="178" w:author="Rosenberg, Joshua" w:date="2019-02-04T10:02:00Z"/>
              </w:rPr>
            </w:pPr>
            <w:del w:id="179" w:author="Rosenberg, Joshua" w:date="2019-02-04T10:02:00Z">
              <w:r w:rsidRPr="00383028" w:rsidDel="00C152DA">
                <w:delText>Youth wrote in a table the number of pieces of recyclables they collected in parts of local waterways.</w:delText>
              </w:r>
            </w:del>
          </w:p>
        </w:tc>
      </w:tr>
      <w:tr w:rsidR="00331748" w:rsidRPr="00383028" w:rsidDel="00C152DA" w14:paraId="4D74501C" w14:textId="513A8815" w:rsidTr="00990B22">
        <w:trPr>
          <w:del w:id="180" w:author="Rosenberg, Joshua" w:date="2019-02-04T10:02:00Z"/>
        </w:trPr>
        <w:tc>
          <w:tcPr>
            <w:tcW w:w="0" w:type="auto"/>
          </w:tcPr>
          <w:p w14:paraId="4D4A603D" w14:textId="0BB1364A" w:rsidR="00331748" w:rsidRPr="00383028" w:rsidDel="00C152DA" w:rsidRDefault="00331748" w:rsidP="00990B22">
            <w:pPr>
              <w:pStyle w:val="Compact"/>
              <w:spacing w:line="240" w:lineRule="auto"/>
              <w:rPr>
                <w:del w:id="181" w:author="Rosenberg, Joshua" w:date="2019-02-04T10:02:00Z"/>
              </w:rPr>
            </w:pPr>
            <w:del w:id="182" w:author="Rosenberg, Joshua" w:date="2019-02-04T10:02:00Z">
              <w:r w:rsidRPr="00383028" w:rsidDel="00C152DA">
                <w:delText>Data modeling</w:delText>
              </w:r>
            </w:del>
          </w:p>
        </w:tc>
        <w:tc>
          <w:tcPr>
            <w:tcW w:w="0" w:type="auto"/>
          </w:tcPr>
          <w:p w14:paraId="395AD77B" w14:textId="48FE549C" w:rsidR="00331748" w:rsidRPr="00383028" w:rsidDel="00C152DA" w:rsidRDefault="00331748" w:rsidP="00990B22">
            <w:pPr>
              <w:pStyle w:val="Compact"/>
              <w:spacing w:line="240" w:lineRule="auto"/>
              <w:rPr>
                <w:del w:id="183" w:author="Rosenberg, Joshua" w:date="2019-02-04T10:02:00Z"/>
              </w:rPr>
            </w:pPr>
            <w:del w:id="184" w:author="Rosenberg, Joshua" w:date="2019-02-04T10:02:00Z">
              <w:r w:rsidRPr="00383028" w:rsidDel="00C152DA">
                <w:delText>1: Present; 0: Not Present</w:delText>
              </w:r>
            </w:del>
          </w:p>
        </w:tc>
        <w:tc>
          <w:tcPr>
            <w:tcW w:w="0" w:type="auto"/>
          </w:tcPr>
          <w:p w14:paraId="6D0962EC" w14:textId="175A3C1C" w:rsidR="00331748" w:rsidRPr="00383028" w:rsidDel="00C152DA" w:rsidRDefault="00331748" w:rsidP="00990B22">
            <w:pPr>
              <w:pStyle w:val="Compact"/>
              <w:spacing w:line="240" w:lineRule="auto"/>
              <w:rPr>
                <w:del w:id="185" w:author="Rosenberg, Joshua" w:date="2019-02-04T10:02:00Z"/>
              </w:rPr>
            </w:pPr>
            <w:del w:id="186" w:author="Rosenberg, Joshua" w:date="2019-02-04T10:02:00Z">
              <w:r w:rsidRPr="00383028" w:rsidDel="00C152DA">
                <w:delText>Understanding and explaining phenomena using models of the data that account for variability or uncertainty.</w:delText>
              </w:r>
            </w:del>
          </w:p>
        </w:tc>
        <w:tc>
          <w:tcPr>
            <w:tcW w:w="0" w:type="auto"/>
          </w:tcPr>
          <w:p w14:paraId="1C24DE63" w14:textId="15A40AAF" w:rsidR="00331748" w:rsidRPr="00383028" w:rsidDel="00C152DA" w:rsidRDefault="00331748" w:rsidP="00990B22">
            <w:pPr>
              <w:pStyle w:val="Compact"/>
              <w:spacing w:line="240" w:lineRule="auto"/>
              <w:rPr>
                <w:del w:id="187" w:author="Rosenberg, Joshua" w:date="2019-02-04T10:02:00Z"/>
              </w:rPr>
            </w:pPr>
            <w:del w:id="188" w:author="Rosenberg, Joshua" w:date="2019-02-04T10:02:00Z">
              <w:r w:rsidRPr="00383028" w:rsidDel="00C152DA">
                <w:delText>Youth calculated the average number of plant species found across a number of sites in the field.</w:delText>
              </w:r>
            </w:del>
          </w:p>
        </w:tc>
      </w:tr>
      <w:tr w:rsidR="00331748" w:rsidRPr="00383028" w:rsidDel="00C152DA" w14:paraId="262D4820" w14:textId="775D4C8C" w:rsidTr="00990B22">
        <w:trPr>
          <w:del w:id="189" w:author="Rosenberg, Joshua" w:date="2019-02-04T10:02:00Z"/>
        </w:trPr>
        <w:tc>
          <w:tcPr>
            <w:tcW w:w="0" w:type="auto"/>
          </w:tcPr>
          <w:p w14:paraId="02321B57" w14:textId="4489FF40" w:rsidR="00331748" w:rsidRPr="00383028" w:rsidDel="00C152DA" w:rsidRDefault="00331748" w:rsidP="00990B22">
            <w:pPr>
              <w:pStyle w:val="Compact"/>
              <w:spacing w:line="240" w:lineRule="auto"/>
              <w:rPr>
                <w:del w:id="190" w:author="Rosenberg, Joshua" w:date="2019-02-04T10:02:00Z"/>
              </w:rPr>
            </w:pPr>
            <w:del w:id="191" w:author="Rosenberg, Joshua" w:date="2019-02-04T10:02:00Z">
              <w:r w:rsidRPr="00383028" w:rsidDel="00C152DA">
                <w:delText>Interpreting and communicating findings</w:delText>
              </w:r>
            </w:del>
          </w:p>
        </w:tc>
        <w:tc>
          <w:tcPr>
            <w:tcW w:w="0" w:type="auto"/>
          </w:tcPr>
          <w:p w14:paraId="574F91ED" w14:textId="386315FF" w:rsidR="00331748" w:rsidRPr="00383028" w:rsidDel="00C152DA" w:rsidRDefault="00331748" w:rsidP="00990B22">
            <w:pPr>
              <w:pStyle w:val="Compact"/>
              <w:spacing w:line="240" w:lineRule="auto"/>
              <w:rPr>
                <w:del w:id="192" w:author="Rosenberg, Joshua" w:date="2019-02-04T10:02:00Z"/>
              </w:rPr>
            </w:pPr>
            <w:del w:id="193" w:author="Rosenberg, Joshua" w:date="2019-02-04T10:02:00Z">
              <w:r w:rsidRPr="00383028" w:rsidDel="00C152DA">
                <w:delText>1: Present; 0: Not Present</w:delText>
              </w:r>
            </w:del>
          </w:p>
        </w:tc>
        <w:tc>
          <w:tcPr>
            <w:tcW w:w="0" w:type="auto"/>
          </w:tcPr>
          <w:p w14:paraId="229E0938" w14:textId="260281E5" w:rsidR="00331748" w:rsidRPr="00383028" w:rsidDel="00C152DA" w:rsidRDefault="00331748" w:rsidP="00990B22">
            <w:pPr>
              <w:pStyle w:val="Compact"/>
              <w:spacing w:line="240" w:lineRule="auto"/>
              <w:rPr>
                <w:del w:id="194" w:author="Rosenberg, Joshua" w:date="2019-02-04T10:02:00Z"/>
              </w:rPr>
            </w:pPr>
            <w:del w:id="195" w:author="Rosenberg, Joshua" w:date="2019-02-04T10:02:00Z">
              <w:r w:rsidRPr="00383028" w:rsidDel="00C152DA">
                <w:delText>Discussing and sharing findings.</w:delText>
              </w:r>
            </w:del>
          </w:p>
        </w:tc>
        <w:tc>
          <w:tcPr>
            <w:tcW w:w="0" w:type="auto"/>
          </w:tcPr>
          <w:p w14:paraId="23D464D7" w14:textId="67EFD8CE" w:rsidR="00331748" w:rsidRPr="00383028" w:rsidDel="00C152DA" w:rsidRDefault="00331748" w:rsidP="00990B22">
            <w:pPr>
              <w:pStyle w:val="Compact"/>
              <w:spacing w:line="240" w:lineRule="auto"/>
              <w:rPr>
                <w:del w:id="196" w:author="Rosenberg, Joshua" w:date="2019-02-04T10:02:00Z"/>
              </w:rPr>
            </w:pPr>
            <w:del w:id="197" w:author="Rosenberg, Joshua" w:date="2019-02-04T10:02:00Z">
              <w:r w:rsidRPr="00383028" w:rsidDel="00C152DA">
                <w:delText>Youth presented the outcomes of an investigation or engineered design in light of a research question or problem.</w:delText>
              </w:r>
            </w:del>
          </w:p>
        </w:tc>
      </w:tr>
    </w:tbl>
    <w:p w14:paraId="3234BA0F" w14:textId="4EB012E4" w:rsidR="00331748" w:rsidRPr="00383028" w:rsidRDefault="00331748" w:rsidP="00331748">
      <w:pPr>
        <w:pStyle w:val="BodyText"/>
      </w:pPr>
      <w:r w:rsidRPr="00383028">
        <w:t>Out of the 248 instructional episodes, 236 were code-able for work with data; for the 12 that were not code</w:t>
      </w:r>
      <w:r w:rsidR="00893C87">
        <w:t>-</w:t>
      </w:r>
      <w:r w:rsidRPr="00383028">
        <w:t>able, issues with the video-recordings were the primary source of the missing data. These 236 responses were used for all of the analyses.</w:t>
      </w:r>
    </w:p>
    <w:p w14:paraId="2BD2A166" w14:textId="77777777" w:rsidR="00331748" w:rsidRPr="00383028" w:rsidRDefault="00331748" w:rsidP="00331748">
      <w:pPr>
        <w:pStyle w:val="Heading3"/>
        <w:framePr w:wrap="around"/>
        <w:rPr>
          <w:rFonts w:cs="Times New Roman"/>
        </w:rPr>
      </w:pPr>
      <w:r w:rsidRPr="00383028">
        <w:rPr>
          <w:rFonts w:cs="Times New Roman"/>
        </w:rPr>
        <w:t>Survey measures of pre-interest in STEM</w:t>
      </w:r>
    </w:p>
    <w:p w14:paraId="4A8698A0" w14:textId="65A31ADB" w:rsidR="00331748" w:rsidRPr="00383028" w:rsidRDefault="00331748" w:rsidP="00891137">
      <w:pPr>
        <w:pStyle w:val="FootnoteText"/>
      </w:pPr>
      <w:r w:rsidRPr="00383028">
        <w:lastRenderedPageBreak/>
        <w:t xml:space="preserve">. Three items adapted from </w:t>
      </w:r>
      <w:proofErr w:type="spellStart"/>
      <w:r w:rsidRPr="00383028">
        <w:t>Vandell</w:t>
      </w:r>
      <w:proofErr w:type="spellEnd"/>
      <w:r w:rsidRPr="00383028">
        <w:t xml:space="preserve">, Hall, </w:t>
      </w:r>
      <w:proofErr w:type="spellStart"/>
      <w:r w:rsidRPr="00383028">
        <w:t>O’Cadiz</w:t>
      </w:r>
      <w:proofErr w:type="spellEnd"/>
      <w:r w:rsidRPr="00383028">
        <w:t>, and Karsh (2012) were used to measure youths’ pre-program interest in STEM</w:t>
      </w:r>
      <w:r w:rsidR="00891137" w:rsidRPr="00383028">
        <w:t xml:space="preserve">. This measure was constructed by taking the maximum value for the scales for the different content areas (science, mathematics, and engineering), so that the value for a youth whose response for the science scale was 2.5 and for the mathematics scale was 2.75 would be 2.75. See </w:t>
      </w:r>
      <w:proofErr w:type="spellStart"/>
      <w:r w:rsidR="00891137" w:rsidRPr="00383028">
        <w:t>Beymer</w:t>
      </w:r>
      <w:proofErr w:type="spellEnd"/>
      <w:r w:rsidR="00891137" w:rsidRPr="00383028">
        <w:t>, Rosenberg, and Schmidt (2018) for more details on this (use of the maximum value) measurement approach.</w:t>
      </w:r>
      <w:r w:rsidRPr="00383028">
        <w:t xml:space="preserve"> Like the ESM measures, youth were asked to report their agreement with the three items on a 1 (A little) to 4 (Very much) scale. Reliability and validity information on this scale is presented in </w:t>
      </w:r>
      <w:proofErr w:type="spellStart"/>
      <w:r w:rsidRPr="00383028">
        <w:t>Vandell</w:t>
      </w:r>
      <w:proofErr w:type="spellEnd"/>
      <w:r w:rsidRPr="00383028">
        <w:t xml:space="preserve"> et al. (2008). The three items were: 1) I am interested in science / mathematics / engineering; 2) At school, science / mathematics / engineering is fun; 3) I have always been fascinated by science / mathematics / engineering).</w:t>
      </w:r>
    </w:p>
    <w:p w14:paraId="289A1269" w14:textId="77777777" w:rsidR="00331748" w:rsidRPr="00383028" w:rsidRDefault="00331748" w:rsidP="00331748">
      <w:pPr>
        <w:pStyle w:val="Heading3"/>
        <w:framePr w:wrap="around"/>
        <w:rPr>
          <w:rFonts w:cs="Times New Roman"/>
        </w:rPr>
      </w:pPr>
      <w:r w:rsidRPr="00383028">
        <w:rPr>
          <w:rFonts w:cs="Times New Roman"/>
        </w:rPr>
        <w:t>Demographic measures</w:t>
      </w:r>
    </w:p>
    <w:p w14:paraId="39C10948" w14:textId="74E482A6" w:rsidR="00331748" w:rsidRPr="00383028" w:rsidRDefault="00331748" w:rsidP="00331748">
      <w:pPr>
        <w:pStyle w:val="FirstParagraph"/>
        <w:ind w:firstLine="0"/>
      </w:pPr>
      <w:r w:rsidRPr="00383028">
        <w:t>. Demographic information for youths’ gender and their racial and ethnic group were used to construct d</w:t>
      </w:r>
      <w:r w:rsidR="001D4FA8" w:rsidRPr="00383028">
        <w:t>ichotomous</w:t>
      </w:r>
      <w:r w:rsidRPr="00383028">
        <w:t xml:space="preserve"> variables for gender and </w:t>
      </w:r>
      <w:r w:rsidR="001D4FA8" w:rsidRPr="00383028">
        <w:t>being from</w:t>
      </w:r>
      <w:r w:rsidRPr="00383028">
        <w:t xml:space="preserve"> an under-represented (in STEM) group; membership in an under-represented group was identified on the basis of youths’ racial and ethnic group being Hispanic, African American, or </w:t>
      </w:r>
      <w:r w:rsidR="002D0490" w:rsidRPr="00383028">
        <w:t>N</w:t>
      </w:r>
      <w:r w:rsidRPr="00383028">
        <w:t>ative American.</w:t>
      </w:r>
    </w:p>
    <w:p w14:paraId="4857B9BD" w14:textId="3615DD93" w:rsidR="006265B0" w:rsidRPr="00383028" w:rsidRDefault="006265B0" w:rsidP="006265B0">
      <w:pPr>
        <w:pStyle w:val="BodyText"/>
        <w:ind w:firstLine="0"/>
        <w:rPr>
          <w:b/>
        </w:rPr>
      </w:pPr>
      <w:r w:rsidRPr="00383028">
        <w:rPr>
          <w:b/>
        </w:rPr>
        <w:t>Data Analysis</w:t>
      </w:r>
    </w:p>
    <w:p w14:paraId="7FE20E11" w14:textId="257AC7B1" w:rsidR="006265B0" w:rsidRPr="00383028" w:rsidRDefault="006265B0" w:rsidP="006265B0">
      <w:pPr>
        <w:pStyle w:val="BodyText"/>
        <w:ind w:firstLine="0"/>
      </w:pPr>
      <w:r w:rsidRPr="00383028">
        <w:tab/>
      </w:r>
      <w:r w:rsidRPr="00383028">
        <w:rPr>
          <w:b/>
        </w:rPr>
        <w:t xml:space="preserve">Latent profile analysis. </w:t>
      </w:r>
      <w:r w:rsidR="00020F54" w:rsidRPr="00383028">
        <w:t xml:space="preserve">Latent Profile Analysis was used to identify engagement profiles. </w:t>
      </w:r>
      <w:r w:rsidRPr="00383028">
        <w:t xml:space="preserve">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w:t>
      </w:r>
      <w:r w:rsidRPr="00383028">
        <w:lastRenderedPageBreak/>
        <w:t xml:space="preserve">(perceptions of challenge and competence). In addition, solutions with between two and ten profiles were considered. As part of LPA, the model type selection-where the type refers to which parameters are estimated. For the present study, six model types were considered. The </w:t>
      </w:r>
      <w:proofErr w:type="spellStart"/>
      <w:r w:rsidRPr="00383028">
        <w:t>tidyLPA</w:t>
      </w:r>
      <w:proofErr w:type="spellEnd"/>
      <w:r w:rsidRPr="00383028">
        <w:t xml:space="preserve"> package (Authors, 2018) and the </w:t>
      </w:r>
      <w:proofErr w:type="spellStart"/>
      <w:r w:rsidRPr="00383028">
        <w:t>MPlus</w:t>
      </w:r>
      <w:proofErr w:type="spellEnd"/>
      <w:r w:rsidRPr="00383028">
        <w:t xml:space="preserve"> software (</w:t>
      </w:r>
      <w:proofErr w:type="spellStart"/>
      <w:r w:rsidRPr="00383028">
        <w:t>Muthen</w:t>
      </w:r>
      <w:proofErr w:type="spellEnd"/>
      <w:r w:rsidRPr="00383028">
        <w:t xml:space="preserve"> &amp; </w:t>
      </w:r>
      <w:proofErr w:type="spellStart"/>
      <w:r w:rsidRPr="00383028">
        <w:t>Muthen</w:t>
      </w:r>
      <w:proofErr w:type="spellEnd"/>
      <w:r w:rsidRPr="00383028">
        <w:t>, 1998-2017) was used to carry out LPA through open-source statistical software we developed.</w:t>
      </w:r>
      <w:r w:rsidR="0033554E" w:rsidRPr="00383028">
        <w:t xml:space="preserve"> 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probability), a statistical test (the bootstrapped LRT [BLRT]), and concerns of interpretability and parsimony.</w:t>
      </w:r>
    </w:p>
    <w:p w14:paraId="4EB60BCD" w14:textId="001848F8" w:rsidR="0033554E" w:rsidRPr="00383028" w:rsidRDefault="0033554E" w:rsidP="00020F54">
      <w:pPr>
        <w:pStyle w:val="BodyText"/>
      </w:pPr>
      <w:del w:id="198" w:author="Rosenberg, Joshua" w:date="2019-02-04T09:56:00Z">
        <w:r w:rsidRPr="00383028" w:rsidDel="00B8090B">
          <w:tab/>
        </w:r>
        <w:r w:rsidRPr="00383028" w:rsidDel="00B8090B">
          <w:rPr>
            <w:b/>
          </w:rPr>
          <w:delText>Mixed effects</w:delText>
        </w:r>
      </w:del>
      <w:ins w:id="199" w:author="Rosenberg, Joshua" w:date="2019-02-04T09:56:00Z">
        <w:r w:rsidR="00B8090B">
          <w:t>Multi-level</w:t>
        </w:r>
      </w:ins>
      <w:r w:rsidRPr="00383028">
        <w:rPr>
          <w:b/>
        </w:rPr>
        <w:t xml:space="preserve"> model</w:t>
      </w:r>
      <w:ins w:id="200" w:author="Rosenberg, Joshua" w:date="2019-02-04T09:56:00Z">
        <w:r w:rsidR="00B8090B">
          <w:rPr>
            <w:b/>
          </w:rPr>
          <w:t>s</w:t>
        </w:r>
      </w:ins>
      <w:del w:id="201" w:author="Rosenberg, Joshua" w:date="2019-02-04T09:56:00Z">
        <w:r w:rsidRPr="00383028" w:rsidDel="00B8090B">
          <w:rPr>
            <w:b/>
          </w:rPr>
          <w:delText>s</w:delText>
        </w:r>
      </w:del>
      <w:r w:rsidRPr="00383028">
        <w:t>.</w:t>
      </w:r>
      <w:r w:rsidR="00020F54" w:rsidRPr="00383028">
        <w:t xml:space="preserve"> Mixed effects models were used to study the relations between the aspects of work with data and youth characteristics and engagement. We used mixed effects models to account for the cross-classification of the instructional episode (because of the dependencies of the responses associated with each of the 248 distinct ESM signals)</w:t>
      </w:r>
      <w:r w:rsidR="003A13D6">
        <w:t xml:space="preserve">, </w:t>
      </w:r>
      <w:r w:rsidR="00020F54" w:rsidRPr="00383028">
        <w:t xml:space="preserve">and youth are used and for the “nesting” of both within each of the nine programs are used. The </w:t>
      </w:r>
      <w:r w:rsidR="00020F54" w:rsidRPr="00383028">
        <w:rPr>
          <w:i/>
        </w:rPr>
        <w:t>lme4</w:t>
      </w:r>
      <w:r w:rsidR="00020F54" w:rsidRPr="00383028">
        <w:t xml:space="preserve"> R package (Bates, Martin, </w:t>
      </w:r>
      <w:proofErr w:type="spellStart"/>
      <w:r w:rsidR="00020F54" w:rsidRPr="00383028">
        <w:t>Bolker</w:t>
      </w:r>
      <w:proofErr w:type="spellEnd"/>
      <w:r w:rsidR="00020F54" w:rsidRPr="00383028">
        <w:t xml:space="preserve">,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w:t>
      </w:r>
      <w:r w:rsidR="00020F54" w:rsidRPr="00383028">
        <w:lastRenderedPageBreak/>
        <w:t xml:space="preserve">interpreting the presence (or absence) of the effects of variables at each of the levels (see Figure 1 for a depiction of which variables are at which levels). For all six profiles, the </w:t>
      </w:r>
      <w:r w:rsidR="00020F54" w:rsidRPr="00383028">
        <w:rPr>
          <w:i/>
        </w:rPr>
        <w:t>ICC</w:t>
      </w:r>
      <w:r w:rsidR="00020F54" w:rsidRPr="00383028">
        <w:t>s represent the variability (the proportion of variance explained) associated with each of the levels for each profile</w:t>
      </w:r>
      <w:ins w:id="202" w:author="Rosenberg, Joshua" w:date="2019-02-04T09:57:00Z">
        <w:r w:rsidR="00B76D4C">
          <w:t>.</w:t>
        </w:r>
      </w:ins>
      <w:del w:id="203" w:author="Rosenberg, Joshua" w:date="2019-02-04T09:57:00Z">
        <w:r w:rsidR="00020F54" w:rsidRPr="00383028" w:rsidDel="00B76D4C">
          <w:delText>, as presented in Figure 2.</w:delText>
        </w:r>
      </w:del>
    </w:p>
    <w:p w14:paraId="424A466E" w14:textId="77777777" w:rsidR="0033554E" w:rsidRPr="00383028" w:rsidRDefault="0033554E" w:rsidP="006265B0">
      <w:pPr>
        <w:pStyle w:val="BodyText"/>
        <w:ind w:firstLine="0"/>
      </w:pPr>
    </w:p>
    <w:p w14:paraId="2FB5CC9A" w14:textId="77777777" w:rsidR="00331748" w:rsidRPr="00383028" w:rsidRDefault="00331748" w:rsidP="00331748">
      <w:pPr>
        <w:pStyle w:val="Heading1"/>
        <w:rPr>
          <w:rFonts w:cs="Times New Roman"/>
        </w:rPr>
      </w:pPr>
      <w:r w:rsidRPr="00383028">
        <w:rPr>
          <w:rFonts w:cs="Times New Roman"/>
        </w:rPr>
        <w:t>Results</w:t>
      </w:r>
    </w:p>
    <w:p w14:paraId="6C76EA76" w14:textId="77777777" w:rsidR="00331748" w:rsidRPr="00383028" w:rsidRDefault="00331748" w:rsidP="00331748">
      <w:pPr>
        <w:pStyle w:val="Heading2"/>
        <w:rPr>
          <w:rFonts w:cs="Times New Roman"/>
        </w:rPr>
      </w:pPr>
      <w:r w:rsidRPr="00383028">
        <w:rPr>
          <w:rFonts w:cs="Times New Roman"/>
        </w:rPr>
        <w:t>Descriptive statistics for the engagement measures</w:t>
      </w:r>
    </w:p>
    <w:p w14:paraId="290DABC0" w14:textId="689A86EE" w:rsidR="00331748" w:rsidRPr="00383028" w:rsidRDefault="000E2766" w:rsidP="00331748">
      <w:pPr>
        <w:pStyle w:val="FirstParagraph"/>
      </w:pPr>
      <w:r w:rsidRPr="00383028">
        <w:t>Correlations (first-order Pearson) and the frequency, range, mean (</w:t>
      </w:r>
      <w:r w:rsidRPr="00383028">
        <w:rPr>
          <w:i/>
        </w:rPr>
        <w:t>M</w:t>
      </w:r>
      <w:r w:rsidRPr="00383028">
        <w:t>), and standard deviation (</w:t>
      </w:r>
      <w:r w:rsidRPr="00383028">
        <w:rPr>
          <w:i/>
        </w:rPr>
        <w:t>SD</w:t>
      </w:r>
      <w:r w:rsidRPr="00383028">
        <w:t xml:space="preserve">) are first reported for all variables. In addition, the frequencies of the codes for aspects of work with data and the numbers of responses by youth, program, and instructional episode are </w:t>
      </w:r>
      <w:proofErr w:type="spellStart"/>
      <w:r w:rsidRPr="00383028">
        <w:t>presented.</w:t>
      </w:r>
      <w:r w:rsidR="00331748" w:rsidRPr="00383028">
        <w:t>First</w:t>
      </w:r>
      <w:proofErr w:type="spellEnd"/>
      <w:r w:rsidR="00331748" w:rsidRPr="00383028">
        <w:t>, descriptive statistics for the five engagement variables that were used to estimate the profiles were calculated.</w:t>
      </w:r>
      <w:r w:rsidR="00CE6D3F" w:rsidRPr="00383028">
        <w:t xml:space="preserve"> </w:t>
      </w:r>
      <w:r w:rsidR="00331748" w:rsidRPr="00383028">
        <w:t>These descriptive statistics show high overall levels of cognitive (</w:t>
      </w:r>
      <w:r w:rsidR="00331748" w:rsidRPr="00383028">
        <w:rPr>
          <w:i/>
        </w:rPr>
        <w:t>M</w:t>
      </w:r>
      <w:r w:rsidR="00331748" w:rsidRPr="00383028">
        <w:t xml:space="preserve"> = 2.768, </w:t>
      </w:r>
      <w:r w:rsidR="00331748" w:rsidRPr="00383028">
        <w:rPr>
          <w:i/>
        </w:rPr>
        <w:t>SD</w:t>
      </w:r>
      <w:r w:rsidR="00331748" w:rsidRPr="00383028">
        <w:t xml:space="preserve"> = 1.063), behavioral (</w:t>
      </w:r>
      <w:r w:rsidR="00331748" w:rsidRPr="00383028">
        <w:rPr>
          <w:i/>
        </w:rPr>
        <w:t>M</w:t>
      </w:r>
      <w:r w:rsidR="00331748" w:rsidRPr="00383028">
        <w:t xml:space="preserve"> = 2.863, </w:t>
      </w:r>
      <w:r w:rsidR="00331748" w:rsidRPr="00383028">
        <w:rPr>
          <w:i/>
        </w:rPr>
        <w:t>SD</w:t>
      </w:r>
      <w:r w:rsidR="00331748" w:rsidRPr="00383028">
        <w:t xml:space="preserve"> = 1.044) and affective (</w:t>
      </w:r>
      <w:r w:rsidR="00331748" w:rsidRPr="00383028">
        <w:rPr>
          <w:i/>
        </w:rPr>
        <w:t>M</w:t>
      </w:r>
      <w:r w:rsidR="00331748" w:rsidRPr="00383028">
        <w:t xml:space="preserve"> = 2.831, </w:t>
      </w:r>
      <w:r w:rsidR="00331748" w:rsidRPr="00383028">
        <w:rPr>
          <w:i/>
        </w:rPr>
        <w:t>SD</w:t>
      </w:r>
      <w:r w:rsidR="00331748" w:rsidRPr="00383028">
        <w:t xml:space="preserve"> = 1.051) engagement. These statistics also show high perceptions of competence (</w:t>
      </w:r>
      <w:r w:rsidR="00331748" w:rsidRPr="00383028">
        <w:rPr>
          <w:i/>
        </w:rPr>
        <w:t>M</w:t>
      </w:r>
      <w:r w:rsidR="00331748" w:rsidRPr="00383028">
        <w:t xml:space="preserve"> = 3.000 (</w:t>
      </w:r>
      <w:r w:rsidR="00331748" w:rsidRPr="00383028">
        <w:rPr>
          <w:i/>
        </w:rPr>
        <w:t>SD</w:t>
      </w:r>
      <w:r w:rsidR="00331748" w:rsidRPr="00383028">
        <w:t xml:space="preserve"> = 0.952)) and moderate perceptions of challenge (</w:t>
      </w:r>
      <w:r w:rsidR="00331748" w:rsidRPr="00383028">
        <w:rPr>
          <w:i/>
        </w:rPr>
        <w:t>M</w:t>
      </w:r>
      <w:r w:rsidR="00331748" w:rsidRPr="00383028">
        <w:t xml:space="preserve"> = 2.270 (</w:t>
      </w:r>
      <w:r w:rsidR="00331748" w:rsidRPr="00383028">
        <w:rPr>
          <w:i/>
        </w:rPr>
        <w:t>SD</w:t>
      </w:r>
      <w:r w:rsidR="00331748" w:rsidRPr="00383028">
        <w:t xml:space="preserve"> = 1.117)). </w:t>
      </w:r>
    </w:p>
    <w:p w14:paraId="0C82BA66" w14:textId="77777777" w:rsidR="00331748" w:rsidRPr="00383028" w:rsidRDefault="00331748" w:rsidP="00331748">
      <w:pPr>
        <w:pStyle w:val="Heading2"/>
        <w:rPr>
          <w:rFonts w:cs="Times New Roman"/>
        </w:rPr>
      </w:pPr>
      <w:r w:rsidRPr="00383028">
        <w:rPr>
          <w:rFonts w:cs="Times New Roman"/>
        </w:rPr>
        <w:t>Correlations among the study variables</w:t>
      </w:r>
    </w:p>
    <w:p w14:paraId="3573828E" w14:textId="79718EEF" w:rsidR="00331748" w:rsidRPr="00383028" w:rsidDel="00C152DA" w:rsidRDefault="0026634E" w:rsidP="00F573F3">
      <w:pPr>
        <w:pStyle w:val="FirstParagraph"/>
        <w:rPr>
          <w:del w:id="204" w:author="Rosenberg, Joshua" w:date="2019-02-04T10:03:00Z"/>
        </w:rPr>
      </w:pPr>
      <w:r w:rsidRPr="00383028">
        <w:t>In order to understand whether the relations between the variables were (generally) as expected, c</w:t>
      </w:r>
      <w:r w:rsidR="00331748" w:rsidRPr="00383028">
        <w:t xml:space="preserve">orrelations between the variables that were used to create the profiles of engagement </w:t>
      </w:r>
      <w:r w:rsidR="00AA2A24" w:rsidRPr="00383028">
        <w:t>(cognitive, behavioral, and affective engagement [</w:t>
      </w:r>
      <w:r w:rsidR="00AA2A24" w:rsidRPr="00383028">
        <w:rPr>
          <w:i/>
        </w:rPr>
        <w:t xml:space="preserve">Cog., </w:t>
      </w:r>
      <w:proofErr w:type="spellStart"/>
      <w:r w:rsidR="00AA2A24" w:rsidRPr="00383028">
        <w:rPr>
          <w:i/>
        </w:rPr>
        <w:t>Beh</w:t>
      </w:r>
      <w:proofErr w:type="spellEnd"/>
      <w:r w:rsidR="00AA2A24" w:rsidRPr="00383028">
        <w:rPr>
          <w:i/>
        </w:rPr>
        <w:t xml:space="preserve">., </w:t>
      </w:r>
      <w:r w:rsidR="00AA2A24" w:rsidRPr="00383028">
        <w:t xml:space="preserve">and </w:t>
      </w:r>
      <w:proofErr w:type="spellStart"/>
      <w:r w:rsidR="00AA2A24" w:rsidRPr="00383028">
        <w:rPr>
          <w:i/>
        </w:rPr>
        <w:t>Aff</w:t>
      </w:r>
      <w:proofErr w:type="spellEnd"/>
      <w:r w:rsidR="00AA2A24" w:rsidRPr="00383028">
        <w:rPr>
          <w:i/>
        </w:rPr>
        <w:t>. Eng.</w:t>
      </w:r>
      <w:r w:rsidR="00AA2A24" w:rsidRPr="00383028">
        <w:t>] and challenge and competence [</w:t>
      </w:r>
      <w:proofErr w:type="spellStart"/>
      <w:r w:rsidR="00AA2A24" w:rsidRPr="00383028">
        <w:rPr>
          <w:i/>
        </w:rPr>
        <w:t>Chall</w:t>
      </w:r>
      <w:proofErr w:type="spellEnd"/>
      <w:r w:rsidR="00AA2A24" w:rsidRPr="00383028">
        <w:rPr>
          <w:i/>
        </w:rPr>
        <w:t xml:space="preserve">. </w:t>
      </w:r>
      <w:r w:rsidR="00AA2A24" w:rsidRPr="00383028">
        <w:t xml:space="preserve">And </w:t>
      </w:r>
      <w:r w:rsidR="00AA2A24" w:rsidRPr="00383028">
        <w:rPr>
          <w:i/>
        </w:rPr>
        <w:t>Comp.</w:t>
      </w:r>
      <w:r w:rsidR="00AA2A24" w:rsidRPr="00383028">
        <w:t xml:space="preserve">]), </w:t>
      </w:r>
      <w:r w:rsidR="00331748" w:rsidRPr="00383028">
        <w:t>pre-program interest in STEM (</w:t>
      </w:r>
      <w:r w:rsidR="009F1823" w:rsidRPr="00383028">
        <w:rPr>
          <w:i/>
        </w:rPr>
        <w:t>Pre-interest</w:t>
      </w:r>
      <w:r w:rsidR="00AA2A24" w:rsidRPr="00383028">
        <w:t xml:space="preserve">), and the variables for the five aspects of work with data (abbreviated in Figure 1) </w:t>
      </w:r>
      <w:r w:rsidR="00331748" w:rsidRPr="00383028">
        <w:t>were</w:t>
      </w:r>
      <w:r w:rsidR="00AA2A24" w:rsidRPr="00383028">
        <w:t xml:space="preserve"> calculated, as presented in </w:t>
      </w:r>
      <w:r w:rsidR="00AA2A24" w:rsidRPr="00383028">
        <w:lastRenderedPageBreak/>
        <w:t>Table 4</w:t>
      </w:r>
      <w:r w:rsidR="00331748" w:rsidRPr="00383028">
        <w:t>. In addition, relations between these variables and those for the five aspects of work with data were identified.</w:t>
      </w:r>
    </w:p>
    <w:p w14:paraId="2153934F" w14:textId="77777777" w:rsidR="00F573F3" w:rsidRPr="00383028" w:rsidRDefault="00F573F3" w:rsidP="00C152DA">
      <w:pPr>
        <w:pStyle w:val="FirstParagraph"/>
        <w:pPrChange w:id="205" w:author="Rosenberg, Joshua" w:date="2019-02-04T10:03:00Z">
          <w:pPr>
            <w:pStyle w:val="BodyText"/>
          </w:pPr>
        </w:pPrChange>
      </w:pPr>
    </w:p>
    <w:p w14:paraId="2B646132" w14:textId="1FFBA789" w:rsidR="00331748" w:rsidRPr="00383028" w:rsidDel="00C152DA" w:rsidRDefault="00331748" w:rsidP="00331748">
      <w:pPr>
        <w:pStyle w:val="BodyText"/>
        <w:ind w:firstLine="0"/>
        <w:rPr>
          <w:del w:id="206" w:author="Rosenberg, Joshua" w:date="2019-02-04T10:03:00Z"/>
        </w:rPr>
      </w:pPr>
      <w:del w:id="207" w:author="Rosenberg, Joshua" w:date="2019-02-04T10:03:00Z">
        <w:r w:rsidRPr="00383028" w:rsidDel="00C152DA">
          <w:delText>Table 4. Bivariate correlations among the study variables</w:delText>
        </w:r>
      </w:del>
    </w:p>
    <w:tbl>
      <w:tblPr>
        <w:tblW w:w="0" w:type="pct"/>
        <w:jc w:val="center"/>
        <w:tblLook w:val="07E0" w:firstRow="1" w:lastRow="1" w:firstColumn="1" w:lastColumn="1" w:noHBand="1" w:noVBand="1"/>
      </w:tblPr>
      <w:tblGrid>
        <w:gridCol w:w="1008"/>
        <w:gridCol w:w="1007"/>
        <w:gridCol w:w="775"/>
        <w:gridCol w:w="761"/>
        <w:gridCol w:w="719"/>
        <w:gridCol w:w="796"/>
        <w:gridCol w:w="863"/>
        <w:gridCol w:w="663"/>
        <w:gridCol w:w="663"/>
        <w:gridCol w:w="676"/>
        <w:gridCol w:w="730"/>
        <w:gridCol w:w="743"/>
      </w:tblGrid>
      <w:tr w:rsidR="00331748" w:rsidRPr="00383028" w:rsidDel="00C152DA" w14:paraId="7427B529" w14:textId="15860087" w:rsidTr="001E7E52">
        <w:trPr>
          <w:jc w:val="center"/>
          <w:del w:id="208" w:author="Rosenberg, Joshua" w:date="2019-02-04T10:03:00Z"/>
        </w:trPr>
        <w:tc>
          <w:tcPr>
            <w:tcW w:w="0" w:type="auto"/>
            <w:tcBorders>
              <w:bottom w:val="single" w:sz="0" w:space="0" w:color="auto"/>
            </w:tcBorders>
            <w:vAlign w:val="center"/>
          </w:tcPr>
          <w:p w14:paraId="44F18C50" w14:textId="145703C5" w:rsidR="00331748" w:rsidRPr="00383028" w:rsidDel="00C152DA" w:rsidRDefault="00331748" w:rsidP="001E7E52">
            <w:pPr>
              <w:pStyle w:val="Compact"/>
              <w:spacing w:line="240" w:lineRule="auto"/>
              <w:jc w:val="center"/>
              <w:rPr>
                <w:del w:id="209" w:author="Rosenberg, Joshua" w:date="2019-02-04T10:03:00Z"/>
              </w:rPr>
            </w:pPr>
          </w:p>
        </w:tc>
        <w:tc>
          <w:tcPr>
            <w:tcW w:w="0" w:type="auto"/>
            <w:tcBorders>
              <w:bottom w:val="single" w:sz="0" w:space="0" w:color="auto"/>
            </w:tcBorders>
            <w:vAlign w:val="center"/>
          </w:tcPr>
          <w:p w14:paraId="01A0A80B" w14:textId="326BD043" w:rsidR="00331748" w:rsidRPr="00383028" w:rsidDel="00C152DA" w:rsidRDefault="00331748" w:rsidP="001E7E52">
            <w:pPr>
              <w:pStyle w:val="Compact"/>
              <w:spacing w:line="240" w:lineRule="auto"/>
              <w:jc w:val="center"/>
              <w:rPr>
                <w:del w:id="210" w:author="Rosenberg, Joshua" w:date="2019-02-04T10:03:00Z"/>
              </w:rPr>
            </w:pPr>
            <w:del w:id="211" w:author="Rosenberg, Joshua" w:date="2019-02-04T10:03:00Z">
              <w:r w:rsidRPr="00383028" w:rsidDel="00C152DA">
                <w:delText>Pre-interest</w:delText>
              </w:r>
            </w:del>
          </w:p>
        </w:tc>
        <w:tc>
          <w:tcPr>
            <w:tcW w:w="0" w:type="auto"/>
            <w:tcBorders>
              <w:bottom w:val="single" w:sz="0" w:space="0" w:color="auto"/>
            </w:tcBorders>
            <w:vAlign w:val="center"/>
          </w:tcPr>
          <w:p w14:paraId="0B5B4C58" w14:textId="34D51884" w:rsidR="00331748" w:rsidRPr="00383028" w:rsidDel="00C152DA" w:rsidRDefault="00331748" w:rsidP="001E7E52">
            <w:pPr>
              <w:pStyle w:val="Compact"/>
              <w:spacing w:line="240" w:lineRule="auto"/>
              <w:jc w:val="center"/>
              <w:rPr>
                <w:del w:id="212" w:author="Rosenberg, Joshua" w:date="2019-02-04T10:03:00Z"/>
              </w:rPr>
            </w:pPr>
            <w:del w:id="213" w:author="Rosenberg, Joshua" w:date="2019-02-04T10:03:00Z">
              <w:r w:rsidRPr="00383028" w:rsidDel="00C152DA">
                <w:delText>Cog. eng.</w:delText>
              </w:r>
            </w:del>
          </w:p>
        </w:tc>
        <w:tc>
          <w:tcPr>
            <w:tcW w:w="0" w:type="auto"/>
            <w:tcBorders>
              <w:bottom w:val="single" w:sz="0" w:space="0" w:color="auto"/>
            </w:tcBorders>
            <w:vAlign w:val="center"/>
          </w:tcPr>
          <w:p w14:paraId="488C951A" w14:textId="04105121" w:rsidR="00331748" w:rsidRPr="00383028" w:rsidDel="00C152DA" w:rsidRDefault="00331748" w:rsidP="001E7E52">
            <w:pPr>
              <w:pStyle w:val="Compact"/>
              <w:spacing w:line="240" w:lineRule="auto"/>
              <w:jc w:val="center"/>
              <w:rPr>
                <w:del w:id="214" w:author="Rosenberg, Joshua" w:date="2019-02-04T10:03:00Z"/>
              </w:rPr>
            </w:pPr>
            <w:del w:id="215" w:author="Rosenberg, Joshua" w:date="2019-02-04T10:03:00Z">
              <w:r w:rsidRPr="00383028" w:rsidDel="00C152DA">
                <w:delText>Beh. eng.</w:delText>
              </w:r>
            </w:del>
          </w:p>
        </w:tc>
        <w:tc>
          <w:tcPr>
            <w:tcW w:w="0" w:type="auto"/>
            <w:tcBorders>
              <w:bottom w:val="single" w:sz="0" w:space="0" w:color="auto"/>
            </w:tcBorders>
            <w:vAlign w:val="center"/>
          </w:tcPr>
          <w:p w14:paraId="5440D036" w14:textId="3A23B698" w:rsidR="00331748" w:rsidRPr="00383028" w:rsidDel="00C152DA" w:rsidRDefault="00331748" w:rsidP="001E7E52">
            <w:pPr>
              <w:pStyle w:val="Compact"/>
              <w:spacing w:line="240" w:lineRule="auto"/>
              <w:jc w:val="center"/>
              <w:rPr>
                <w:del w:id="216" w:author="Rosenberg, Joshua" w:date="2019-02-04T10:03:00Z"/>
              </w:rPr>
            </w:pPr>
            <w:del w:id="217" w:author="Rosenberg, Joshua" w:date="2019-02-04T10:03:00Z">
              <w:r w:rsidRPr="00383028" w:rsidDel="00C152DA">
                <w:delText>Aff. eng.</w:delText>
              </w:r>
            </w:del>
          </w:p>
        </w:tc>
        <w:tc>
          <w:tcPr>
            <w:tcW w:w="0" w:type="auto"/>
            <w:tcBorders>
              <w:bottom w:val="single" w:sz="0" w:space="0" w:color="auto"/>
            </w:tcBorders>
            <w:vAlign w:val="center"/>
          </w:tcPr>
          <w:p w14:paraId="55808DF8" w14:textId="10590AD5" w:rsidR="00331748" w:rsidRPr="00383028" w:rsidDel="00C152DA" w:rsidRDefault="00331748" w:rsidP="001E7E52">
            <w:pPr>
              <w:pStyle w:val="Compact"/>
              <w:spacing w:line="240" w:lineRule="auto"/>
              <w:jc w:val="center"/>
              <w:rPr>
                <w:del w:id="218" w:author="Rosenberg, Joshua" w:date="2019-02-04T10:03:00Z"/>
              </w:rPr>
            </w:pPr>
            <w:del w:id="219" w:author="Rosenberg, Joshua" w:date="2019-02-04T10:03:00Z">
              <w:r w:rsidRPr="00383028" w:rsidDel="00C152DA">
                <w:delText>Chall.</w:delText>
              </w:r>
            </w:del>
          </w:p>
        </w:tc>
        <w:tc>
          <w:tcPr>
            <w:tcW w:w="0" w:type="auto"/>
            <w:tcBorders>
              <w:bottom w:val="single" w:sz="0" w:space="0" w:color="auto"/>
            </w:tcBorders>
            <w:vAlign w:val="center"/>
          </w:tcPr>
          <w:p w14:paraId="3FD34194" w14:textId="21306E19" w:rsidR="00331748" w:rsidRPr="00383028" w:rsidDel="00C152DA" w:rsidRDefault="00331748" w:rsidP="001E7E52">
            <w:pPr>
              <w:pStyle w:val="Compact"/>
              <w:spacing w:line="240" w:lineRule="auto"/>
              <w:jc w:val="center"/>
              <w:rPr>
                <w:del w:id="220" w:author="Rosenberg, Joshua" w:date="2019-02-04T10:03:00Z"/>
              </w:rPr>
            </w:pPr>
            <w:del w:id="221" w:author="Rosenberg, Joshua" w:date="2019-02-04T10:03:00Z">
              <w:r w:rsidRPr="00383028" w:rsidDel="00C152DA">
                <w:delText>Comp.</w:delText>
              </w:r>
            </w:del>
          </w:p>
        </w:tc>
        <w:tc>
          <w:tcPr>
            <w:tcW w:w="0" w:type="auto"/>
            <w:tcBorders>
              <w:bottom w:val="single" w:sz="0" w:space="0" w:color="auto"/>
            </w:tcBorders>
            <w:vAlign w:val="center"/>
          </w:tcPr>
          <w:p w14:paraId="2687A67B" w14:textId="435546D8" w:rsidR="00331748" w:rsidRPr="00383028" w:rsidDel="00C152DA" w:rsidRDefault="00331748" w:rsidP="001E7E52">
            <w:pPr>
              <w:pStyle w:val="Compact"/>
              <w:spacing w:line="240" w:lineRule="auto"/>
              <w:jc w:val="center"/>
              <w:rPr>
                <w:del w:id="222" w:author="Rosenberg, Joshua" w:date="2019-02-04T10:03:00Z"/>
              </w:rPr>
            </w:pPr>
            <w:del w:id="223" w:author="Rosenberg, Joshua" w:date="2019-02-04T10:03:00Z">
              <w:r w:rsidRPr="00383028" w:rsidDel="00C152DA">
                <w:delText>Ask.</w:delText>
              </w:r>
            </w:del>
          </w:p>
        </w:tc>
        <w:tc>
          <w:tcPr>
            <w:tcW w:w="0" w:type="auto"/>
            <w:tcBorders>
              <w:bottom w:val="single" w:sz="0" w:space="0" w:color="auto"/>
            </w:tcBorders>
            <w:vAlign w:val="center"/>
          </w:tcPr>
          <w:p w14:paraId="3D0A7CBF" w14:textId="3F71DF9C" w:rsidR="00331748" w:rsidRPr="00383028" w:rsidDel="00C152DA" w:rsidRDefault="00331748" w:rsidP="001E7E52">
            <w:pPr>
              <w:pStyle w:val="Compact"/>
              <w:spacing w:line="240" w:lineRule="auto"/>
              <w:jc w:val="center"/>
              <w:rPr>
                <w:del w:id="224" w:author="Rosenberg, Joshua" w:date="2019-02-04T10:03:00Z"/>
              </w:rPr>
            </w:pPr>
            <w:del w:id="225" w:author="Rosenberg, Joshua" w:date="2019-02-04T10:03:00Z">
              <w:r w:rsidRPr="00383028" w:rsidDel="00C152DA">
                <w:delText>Obs.</w:delText>
              </w:r>
            </w:del>
          </w:p>
        </w:tc>
        <w:tc>
          <w:tcPr>
            <w:tcW w:w="0" w:type="auto"/>
            <w:tcBorders>
              <w:bottom w:val="single" w:sz="0" w:space="0" w:color="auto"/>
            </w:tcBorders>
            <w:vAlign w:val="center"/>
          </w:tcPr>
          <w:p w14:paraId="566090D7" w14:textId="1B6956D5" w:rsidR="00331748" w:rsidRPr="00383028" w:rsidDel="00C152DA" w:rsidRDefault="00331748" w:rsidP="001E7E52">
            <w:pPr>
              <w:pStyle w:val="Compact"/>
              <w:spacing w:line="240" w:lineRule="auto"/>
              <w:jc w:val="center"/>
              <w:rPr>
                <w:del w:id="226" w:author="Rosenberg, Joshua" w:date="2019-02-04T10:03:00Z"/>
              </w:rPr>
            </w:pPr>
            <w:del w:id="227" w:author="Rosenberg, Joshua" w:date="2019-02-04T10:03:00Z">
              <w:r w:rsidRPr="00383028" w:rsidDel="00C152DA">
                <w:delText>Gen.</w:delText>
              </w:r>
            </w:del>
          </w:p>
        </w:tc>
        <w:tc>
          <w:tcPr>
            <w:tcW w:w="0" w:type="auto"/>
            <w:tcBorders>
              <w:bottom w:val="single" w:sz="0" w:space="0" w:color="auto"/>
            </w:tcBorders>
            <w:vAlign w:val="center"/>
          </w:tcPr>
          <w:p w14:paraId="51A15FB2" w14:textId="10C6EFAE" w:rsidR="00331748" w:rsidRPr="00383028" w:rsidDel="00C152DA" w:rsidRDefault="00331748" w:rsidP="001E7E52">
            <w:pPr>
              <w:pStyle w:val="Compact"/>
              <w:spacing w:line="240" w:lineRule="auto"/>
              <w:jc w:val="center"/>
              <w:rPr>
                <w:del w:id="228" w:author="Rosenberg, Joshua" w:date="2019-02-04T10:03:00Z"/>
              </w:rPr>
            </w:pPr>
            <w:del w:id="229" w:author="Rosenberg, Joshua" w:date="2019-02-04T10:03:00Z">
              <w:r w:rsidRPr="00383028" w:rsidDel="00C152DA">
                <w:delText>Mod.</w:delText>
              </w:r>
            </w:del>
          </w:p>
        </w:tc>
        <w:tc>
          <w:tcPr>
            <w:tcW w:w="0" w:type="auto"/>
            <w:tcBorders>
              <w:bottom w:val="single" w:sz="0" w:space="0" w:color="auto"/>
            </w:tcBorders>
            <w:vAlign w:val="center"/>
          </w:tcPr>
          <w:p w14:paraId="36E11677" w14:textId="13FE155B" w:rsidR="00331748" w:rsidRPr="00383028" w:rsidDel="00C152DA" w:rsidRDefault="00331748" w:rsidP="001E7E52">
            <w:pPr>
              <w:pStyle w:val="Compact"/>
              <w:spacing w:line="240" w:lineRule="auto"/>
              <w:jc w:val="center"/>
              <w:rPr>
                <w:del w:id="230" w:author="Rosenberg, Joshua" w:date="2019-02-04T10:03:00Z"/>
              </w:rPr>
            </w:pPr>
            <w:del w:id="231" w:author="Rosenberg, Joshua" w:date="2019-02-04T10:03:00Z">
              <w:r w:rsidRPr="00383028" w:rsidDel="00C152DA">
                <w:delText>Com.</w:delText>
              </w:r>
            </w:del>
          </w:p>
        </w:tc>
      </w:tr>
      <w:tr w:rsidR="00331748" w:rsidRPr="00383028" w:rsidDel="00C152DA" w14:paraId="7E90AF69" w14:textId="17C4135E" w:rsidTr="001E7E52">
        <w:trPr>
          <w:jc w:val="center"/>
          <w:del w:id="232" w:author="Rosenberg, Joshua" w:date="2019-02-04T10:03:00Z"/>
        </w:trPr>
        <w:tc>
          <w:tcPr>
            <w:tcW w:w="0" w:type="auto"/>
            <w:vAlign w:val="center"/>
          </w:tcPr>
          <w:p w14:paraId="325DCF3F" w14:textId="30FCAF52" w:rsidR="00331748" w:rsidRPr="00383028" w:rsidDel="00C152DA" w:rsidRDefault="00331748" w:rsidP="001E7E52">
            <w:pPr>
              <w:pStyle w:val="Compact"/>
              <w:spacing w:line="240" w:lineRule="auto"/>
              <w:jc w:val="center"/>
              <w:rPr>
                <w:del w:id="233" w:author="Rosenberg, Joshua" w:date="2019-02-04T10:03:00Z"/>
              </w:rPr>
            </w:pPr>
            <w:del w:id="234" w:author="Rosenberg, Joshua" w:date="2019-02-04T10:03:00Z">
              <w:r w:rsidRPr="00383028" w:rsidDel="00C152DA">
                <w:delText>Pre-interest</w:delText>
              </w:r>
            </w:del>
          </w:p>
        </w:tc>
        <w:tc>
          <w:tcPr>
            <w:tcW w:w="0" w:type="auto"/>
            <w:vAlign w:val="center"/>
          </w:tcPr>
          <w:p w14:paraId="53E46659" w14:textId="68DEB19B" w:rsidR="00331748" w:rsidRPr="00383028" w:rsidDel="00C152DA" w:rsidRDefault="00331748" w:rsidP="001E7E52">
            <w:pPr>
              <w:pStyle w:val="Compact"/>
              <w:spacing w:line="240" w:lineRule="auto"/>
              <w:jc w:val="center"/>
              <w:rPr>
                <w:del w:id="235" w:author="Rosenberg, Joshua" w:date="2019-02-04T10:03:00Z"/>
              </w:rPr>
            </w:pPr>
          </w:p>
        </w:tc>
        <w:tc>
          <w:tcPr>
            <w:tcW w:w="0" w:type="auto"/>
            <w:vAlign w:val="center"/>
          </w:tcPr>
          <w:p w14:paraId="7C374297" w14:textId="425078D3" w:rsidR="00331748" w:rsidRPr="00383028" w:rsidDel="00C152DA" w:rsidRDefault="00331748" w:rsidP="001E7E52">
            <w:pPr>
              <w:pStyle w:val="Compact"/>
              <w:spacing w:line="240" w:lineRule="auto"/>
              <w:jc w:val="center"/>
              <w:rPr>
                <w:del w:id="236" w:author="Rosenberg, Joshua" w:date="2019-02-04T10:03:00Z"/>
              </w:rPr>
            </w:pPr>
          </w:p>
        </w:tc>
        <w:tc>
          <w:tcPr>
            <w:tcW w:w="0" w:type="auto"/>
            <w:vAlign w:val="center"/>
          </w:tcPr>
          <w:p w14:paraId="6F028806" w14:textId="2438179D" w:rsidR="00331748" w:rsidRPr="00383028" w:rsidDel="00C152DA" w:rsidRDefault="00331748" w:rsidP="001E7E52">
            <w:pPr>
              <w:pStyle w:val="Compact"/>
              <w:spacing w:line="240" w:lineRule="auto"/>
              <w:jc w:val="center"/>
              <w:rPr>
                <w:del w:id="237" w:author="Rosenberg, Joshua" w:date="2019-02-04T10:03:00Z"/>
              </w:rPr>
            </w:pPr>
          </w:p>
        </w:tc>
        <w:tc>
          <w:tcPr>
            <w:tcW w:w="0" w:type="auto"/>
            <w:vAlign w:val="center"/>
          </w:tcPr>
          <w:p w14:paraId="4F29410B" w14:textId="16EE972A" w:rsidR="00331748" w:rsidRPr="00383028" w:rsidDel="00C152DA" w:rsidRDefault="00331748" w:rsidP="001E7E52">
            <w:pPr>
              <w:pStyle w:val="Compact"/>
              <w:spacing w:line="240" w:lineRule="auto"/>
              <w:jc w:val="center"/>
              <w:rPr>
                <w:del w:id="238" w:author="Rosenberg, Joshua" w:date="2019-02-04T10:03:00Z"/>
              </w:rPr>
            </w:pPr>
          </w:p>
        </w:tc>
        <w:tc>
          <w:tcPr>
            <w:tcW w:w="0" w:type="auto"/>
            <w:vAlign w:val="center"/>
          </w:tcPr>
          <w:p w14:paraId="7CB12E5D" w14:textId="5A29D16A" w:rsidR="00331748" w:rsidRPr="00383028" w:rsidDel="00C152DA" w:rsidRDefault="00331748" w:rsidP="001E7E52">
            <w:pPr>
              <w:pStyle w:val="Compact"/>
              <w:spacing w:line="240" w:lineRule="auto"/>
              <w:jc w:val="center"/>
              <w:rPr>
                <w:del w:id="239" w:author="Rosenberg, Joshua" w:date="2019-02-04T10:03:00Z"/>
              </w:rPr>
            </w:pPr>
          </w:p>
        </w:tc>
        <w:tc>
          <w:tcPr>
            <w:tcW w:w="0" w:type="auto"/>
            <w:vAlign w:val="center"/>
          </w:tcPr>
          <w:p w14:paraId="344CB127" w14:textId="1153C154" w:rsidR="00331748" w:rsidRPr="00383028" w:rsidDel="00C152DA" w:rsidRDefault="00331748" w:rsidP="001E7E52">
            <w:pPr>
              <w:pStyle w:val="Compact"/>
              <w:spacing w:line="240" w:lineRule="auto"/>
              <w:jc w:val="center"/>
              <w:rPr>
                <w:del w:id="240" w:author="Rosenberg, Joshua" w:date="2019-02-04T10:03:00Z"/>
              </w:rPr>
            </w:pPr>
          </w:p>
        </w:tc>
        <w:tc>
          <w:tcPr>
            <w:tcW w:w="0" w:type="auto"/>
            <w:vAlign w:val="center"/>
          </w:tcPr>
          <w:p w14:paraId="7D34F94F" w14:textId="552C639E" w:rsidR="00331748" w:rsidRPr="00383028" w:rsidDel="00C152DA" w:rsidRDefault="00331748" w:rsidP="001E7E52">
            <w:pPr>
              <w:pStyle w:val="Compact"/>
              <w:spacing w:line="240" w:lineRule="auto"/>
              <w:jc w:val="center"/>
              <w:rPr>
                <w:del w:id="241" w:author="Rosenberg, Joshua" w:date="2019-02-04T10:03:00Z"/>
              </w:rPr>
            </w:pPr>
          </w:p>
        </w:tc>
        <w:tc>
          <w:tcPr>
            <w:tcW w:w="0" w:type="auto"/>
            <w:vAlign w:val="center"/>
          </w:tcPr>
          <w:p w14:paraId="744D4B39" w14:textId="22F695C4" w:rsidR="00331748" w:rsidRPr="00383028" w:rsidDel="00C152DA" w:rsidRDefault="00331748" w:rsidP="001E7E52">
            <w:pPr>
              <w:pStyle w:val="Compact"/>
              <w:spacing w:line="240" w:lineRule="auto"/>
              <w:jc w:val="center"/>
              <w:rPr>
                <w:del w:id="242" w:author="Rosenberg, Joshua" w:date="2019-02-04T10:03:00Z"/>
              </w:rPr>
            </w:pPr>
          </w:p>
        </w:tc>
        <w:tc>
          <w:tcPr>
            <w:tcW w:w="0" w:type="auto"/>
            <w:vAlign w:val="center"/>
          </w:tcPr>
          <w:p w14:paraId="544BCFE7" w14:textId="68DC5339" w:rsidR="00331748" w:rsidRPr="00383028" w:rsidDel="00C152DA" w:rsidRDefault="00331748" w:rsidP="001E7E52">
            <w:pPr>
              <w:pStyle w:val="Compact"/>
              <w:spacing w:line="240" w:lineRule="auto"/>
              <w:jc w:val="center"/>
              <w:rPr>
                <w:del w:id="243" w:author="Rosenberg, Joshua" w:date="2019-02-04T10:03:00Z"/>
              </w:rPr>
            </w:pPr>
          </w:p>
        </w:tc>
        <w:tc>
          <w:tcPr>
            <w:tcW w:w="0" w:type="auto"/>
            <w:vAlign w:val="center"/>
          </w:tcPr>
          <w:p w14:paraId="7B73B70B" w14:textId="6771956F" w:rsidR="00331748" w:rsidRPr="00383028" w:rsidDel="00C152DA" w:rsidRDefault="00331748" w:rsidP="001E7E52">
            <w:pPr>
              <w:pStyle w:val="Compact"/>
              <w:spacing w:line="240" w:lineRule="auto"/>
              <w:jc w:val="center"/>
              <w:rPr>
                <w:del w:id="244" w:author="Rosenberg, Joshua" w:date="2019-02-04T10:03:00Z"/>
              </w:rPr>
            </w:pPr>
          </w:p>
        </w:tc>
        <w:tc>
          <w:tcPr>
            <w:tcW w:w="0" w:type="auto"/>
            <w:vAlign w:val="center"/>
          </w:tcPr>
          <w:p w14:paraId="214210F1" w14:textId="0B7EBA77" w:rsidR="00331748" w:rsidRPr="00383028" w:rsidDel="00C152DA" w:rsidRDefault="00331748" w:rsidP="001E7E52">
            <w:pPr>
              <w:pStyle w:val="Compact"/>
              <w:spacing w:line="240" w:lineRule="auto"/>
              <w:jc w:val="center"/>
              <w:rPr>
                <w:del w:id="245" w:author="Rosenberg, Joshua" w:date="2019-02-04T10:03:00Z"/>
              </w:rPr>
            </w:pPr>
          </w:p>
        </w:tc>
      </w:tr>
      <w:tr w:rsidR="00331748" w:rsidRPr="00383028" w:rsidDel="00C152DA" w14:paraId="265A2DBD" w14:textId="25A8D585" w:rsidTr="001E7E52">
        <w:trPr>
          <w:jc w:val="center"/>
          <w:del w:id="246" w:author="Rosenberg, Joshua" w:date="2019-02-04T10:03:00Z"/>
        </w:trPr>
        <w:tc>
          <w:tcPr>
            <w:tcW w:w="0" w:type="auto"/>
            <w:vAlign w:val="center"/>
          </w:tcPr>
          <w:p w14:paraId="0FA64263" w14:textId="059B9CB5" w:rsidR="00331748" w:rsidRPr="00383028" w:rsidDel="00C152DA" w:rsidRDefault="00331748" w:rsidP="001E7E52">
            <w:pPr>
              <w:pStyle w:val="Compact"/>
              <w:spacing w:line="240" w:lineRule="auto"/>
              <w:jc w:val="center"/>
              <w:rPr>
                <w:del w:id="247" w:author="Rosenberg, Joshua" w:date="2019-02-04T10:03:00Z"/>
              </w:rPr>
            </w:pPr>
            <w:del w:id="248" w:author="Rosenberg, Joshua" w:date="2019-02-04T10:03:00Z">
              <w:r w:rsidRPr="00383028" w:rsidDel="00C152DA">
                <w:delText>Cog. eng.</w:delText>
              </w:r>
            </w:del>
          </w:p>
        </w:tc>
        <w:tc>
          <w:tcPr>
            <w:tcW w:w="0" w:type="auto"/>
            <w:vAlign w:val="center"/>
          </w:tcPr>
          <w:p w14:paraId="784D9186" w14:textId="0DBA7D4F" w:rsidR="00331748" w:rsidRPr="00383028" w:rsidDel="00C152DA" w:rsidRDefault="00331748" w:rsidP="001E7E52">
            <w:pPr>
              <w:pStyle w:val="Compact"/>
              <w:spacing w:line="240" w:lineRule="auto"/>
              <w:jc w:val="center"/>
              <w:rPr>
                <w:del w:id="249" w:author="Rosenberg, Joshua" w:date="2019-02-04T10:03:00Z"/>
              </w:rPr>
            </w:pPr>
            <w:del w:id="250" w:author="Rosenberg, Joshua" w:date="2019-02-04T10:03:00Z">
              <w:r w:rsidRPr="00383028" w:rsidDel="00C152DA">
                <w:delText>.14</w:delText>
              </w:r>
            </w:del>
          </w:p>
        </w:tc>
        <w:tc>
          <w:tcPr>
            <w:tcW w:w="0" w:type="auto"/>
            <w:vAlign w:val="center"/>
          </w:tcPr>
          <w:p w14:paraId="52D4BF69" w14:textId="4665FDBD" w:rsidR="00331748" w:rsidRPr="00383028" w:rsidDel="00C152DA" w:rsidRDefault="00331748" w:rsidP="001E7E52">
            <w:pPr>
              <w:pStyle w:val="Compact"/>
              <w:spacing w:line="240" w:lineRule="auto"/>
              <w:jc w:val="center"/>
              <w:rPr>
                <w:del w:id="251" w:author="Rosenberg, Joshua" w:date="2019-02-04T10:03:00Z"/>
              </w:rPr>
            </w:pPr>
          </w:p>
        </w:tc>
        <w:tc>
          <w:tcPr>
            <w:tcW w:w="0" w:type="auto"/>
            <w:vAlign w:val="center"/>
          </w:tcPr>
          <w:p w14:paraId="46BFF131" w14:textId="51C424C9" w:rsidR="00331748" w:rsidRPr="00383028" w:rsidDel="00C152DA" w:rsidRDefault="00331748" w:rsidP="001E7E52">
            <w:pPr>
              <w:pStyle w:val="Compact"/>
              <w:spacing w:line="240" w:lineRule="auto"/>
              <w:jc w:val="center"/>
              <w:rPr>
                <w:del w:id="252" w:author="Rosenberg, Joshua" w:date="2019-02-04T10:03:00Z"/>
              </w:rPr>
            </w:pPr>
          </w:p>
        </w:tc>
        <w:tc>
          <w:tcPr>
            <w:tcW w:w="0" w:type="auto"/>
            <w:vAlign w:val="center"/>
          </w:tcPr>
          <w:p w14:paraId="4C94BAAB" w14:textId="6CC406C9" w:rsidR="00331748" w:rsidRPr="00383028" w:rsidDel="00C152DA" w:rsidRDefault="00331748" w:rsidP="001E7E52">
            <w:pPr>
              <w:pStyle w:val="Compact"/>
              <w:spacing w:line="240" w:lineRule="auto"/>
              <w:jc w:val="center"/>
              <w:rPr>
                <w:del w:id="253" w:author="Rosenberg, Joshua" w:date="2019-02-04T10:03:00Z"/>
              </w:rPr>
            </w:pPr>
          </w:p>
        </w:tc>
        <w:tc>
          <w:tcPr>
            <w:tcW w:w="0" w:type="auto"/>
            <w:vAlign w:val="center"/>
          </w:tcPr>
          <w:p w14:paraId="00CA121C" w14:textId="37455012" w:rsidR="00331748" w:rsidRPr="00383028" w:rsidDel="00C152DA" w:rsidRDefault="00331748" w:rsidP="001E7E52">
            <w:pPr>
              <w:pStyle w:val="Compact"/>
              <w:spacing w:line="240" w:lineRule="auto"/>
              <w:jc w:val="center"/>
              <w:rPr>
                <w:del w:id="254" w:author="Rosenberg, Joshua" w:date="2019-02-04T10:03:00Z"/>
              </w:rPr>
            </w:pPr>
          </w:p>
        </w:tc>
        <w:tc>
          <w:tcPr>
            <w:tcW w:w="0" w:type="auto"/>
            <w:vAlign w:val="center"/>
          </w:tcPr>
          <w:p w14:paraId="6325636F" w14:textId="791D9089" w:rsidR="00331748" w:rsidRPr="00383028" w:rsidDel="00C152DA" w:rsidRDefault="00331748" w:rsidP="001E7E52">
            <w:pPr>
              <w:pStyle w:val="Compact"/>
              <w:spacing w:line="240" w:lineRule="auto"/>
              <w:jc w:val="center"/>
              <w:rPr>
                <w:del w:id="255" w:author="Rosenberg, Joshua" w:date="2019-02-04T10:03:00Z"/>
              </w:rPr>
            </w:pPr>
          </w:p>
        </w:tc>
        <w:tc>
          <w:tcPr>
            <w:tcW w:w="0" w:type="auto"/>
            <w:vAlign w:val="center"/>
          </w:tcPr>
          <w:p w14:paraId="2C647A0F" w14:textId="7E3EDB57" w:rsidR="00331748" w:rsidRPr="00383028" w:rsidDel="00C152DA" w:rsidRDefault="00331748" w:rsidP="001E7E52">
            <w:pPr>
              <w:pStyle w:val="Compact"/>
              <w:spacing w:line="240" w:lineRule="auto"/>
              <w:jc w:val="center"/>
              <w:rPr>
                <w:del w:id="256" w:author="Rosenberg, Joshua" w:date="2019-02-04T10:03:00Z"/>
              </w:rPr>
            </w:pPr>
          </w:p>
        </w:tc>
        <w:tc>
          <w:tcPr>
            <w:tcW w:w="0" w:type="auto"/>
            <w:vAlign w:val="center"/>
          </w:tcPr>
          <w:p w14:paraId="25AB637F" w14:textId="4C71974F" w:rsidR="00331748" w:rsidRPr="00383028" w:rsidDel="00C152DA" w:rsidRDefault="00331748" w:rsidP="001E7E52">
            <w:pPr>
              <w:pStyle w:val="Compact"/>
              <w:spacing w:line="240" w:lineRule="auto"/>
              <w:jc w:val="center"/>
              <w:rPr>
                <w:del w:id="257" w:author="Rosenberg, Joshua" w:date="2019-02-04T10:03:00Z"/>
              </w:rPr>
            </w:pPr>
          </w:p>
        </w:tc>
        <w:tc>
          <w:tcPr>
            <w:tcW w:w="0" w:type="auto"/>
            <w:vAlign w:val="center"/>
          </w:tcPr>
          <w:p w14:paraId="3B14D501" w14:textId="3CC69188" w:rsidR="00331748" w:rsidRPr="00383028" w:rsidDel="00C152DA" w:rsidRDefault="00331748" w:rsidP="001E7E52">
            <w:pPr>
              <w:pStyle w:val="Compact"/>
              <w:spacing w:line="240" w:lineRule="auto"/>
              <w:jc w:val="center"/>
              <w:rPr>
                <w:del w:id="258" w:author="Rosenberg, Joshua" w:date="2019-02-04T10:03:00Z"/>
              </w:rPr>
            </w:pPr>
          </w:p>
        </w:tc>
        <w:tc>
          <w:tcPr>
            <w:tcW w:w="0" w:type="auto"/>
            <w:vAlign w:val="center"/>
          </w:tcPr>
          <w:p w14:paraId="293C6759" w14:textId="28C9F476" w:rsidR="00331748" w:rsidRPr="00383028" w:rsidDel="00C152DA" w:rsidRDefault="00331748" w:rsidP="001E7E52">
            <w:pPr>
              <w:pStyle w:val="Compact"/>
              <w:spacing w:line="240" w:lineRule="auto"/>
              <w:jc w:val="center"/>
              <w:rPr>
                <w:del w:id="259" w:author="Rosenberg, Joshua" w:date="2019-02-04T10:03:00Z"/>
              </w:rPr>
            </w:pPr>
          </w:p>
        </w:tc>
        <w:tc>
          <w:tcPr>
            <w:tcW w:w="0" w:type="auto"/>
            <w:vAlign w:val="center"/>
          </w:tcPr>
          <w:p w14:paraId="0D558EF6" w14:textId="66B4157A" w:rsidR="00331748" w:rsidRPr="00383028" w:rsidDel="00C152DA" w:rsidRDefault="00331748" w:rsidP="001E7E52">
            <w:pPr>
              <w:pStyle w:val="Compact"/>
              <w:spacing w:line="240" w:lineRule="auto"/>
              <w:jc w:val="center"/>
              <w:rPr>
                <w:del w:id="260" w:author="Rosenberg, Joshua" w:date="2019-02-04T10:03:00Z"/>
              </w:rPr>
            </w:pPr>
          </w:p>
        </w:tc>
      </w:tr>
      <w:tr w:rsidR="00331748" w:rsidRPr="00383028" w:rsidDel="00C152DA" w14:paraId="6E947DEE" w14:textId="0FDBCE46" w:rsidTr="001E7E52">
        <w:trPr>
          <w:jc w:val="center"/>
          <w:del w:id="261" w:author="Rosenberg, Joshua" w:date="2019-02-04T10:03:00Z"/>
        </w:trPr>
        <w:tc>
          <w:tcPr>
            <w:tcW w:w="0" w:type="auto"/>
            <w:vAlign w:val="center"/>
          </w:tcPr>
          <w:p w14:paraId="6C99723D" w14:textId="71656446" w:rsidR="00331748" w:rsidRPr="00383028" w:rsidDel="00C152DA" w:rsidRDefault="00331748" w:rsidP="001E7E52">
            <w:pPr>
              <w:pStyle w:val="Compact"/>
              <w:spacing w:line="240" w:lineRule="auto"/>
              <w:jc w:val="center"/>
              <w:rPr>
                <w:del w:id="262" w:author="Rosenberg, Joshua" w:date="2019-02-04T10:03:00Z"/>
              </w:rPr>
            </w:pPr>
            <w:del w:id="263" w:author="Rosenberg, Joshua" w:date="2019-02-04T10:03:00Z">
              <w:r w:rsidRPr="00383028" w:rsidDel="00C152DA">
                <w:delText>Beh. eng.</w:delText>
              </w:r>
            </w:del>
          </w:p>
        </w:tc>
        <w:tc>
          <w:tcPr>
            <w:tcW w:w="0" w:type="auto"/>
            <w:vAlign w:val="center"/>
          </w:tcPr>
          <w:p w14:paraId="55C09268" w14:textId="6F2F3FA6" w:rsidR="00331748" w:rsidRPr="00383028" w:rsidDel="00C152DA" w:rsidRDefault="00331748" w:rsidP="001E7E52">
            <w:pPr>
              <w:pStyle w:val="Compact"/>
              <w:spacing w:line="240" w:lineRule="auto"/>
              <w:jc w:val="center"/>
              <w:rPr>
                <w:del w:id="264" w:author="Rosenberg, Joshua" w:date="2019-02-04T10:03:00Z"/>
              </w:rPr>
            </w:pPr>
            <w:del w:id="265" w:author="Rosenberg, Joshua" w:date="2019-02-04T10:03:00Z">
              <w:r w:rsidRPr="00383028" w:rsidDel="00C152DA">
                <w:delText>.13</w:delText>
              </w:r>
            </w:del>
          </w:p>
        </w:tc>
        <w:tc>
          <w:tcPr>
            <w:tcW w:w="0" w:type="auto"/>
            <w:vAlign w:val="center"/>
          </w:tcPr>
          <w:p w14:paraId="57BD908C" w14:textId="414EB6FB" w:rsidR="00331748" w:rsidRPr="00383028" w:rsidDel="00C152DA" w:rsidRDefault="00331748" w:rsidP="001E7E52">
            <w:pPr>
              <w:pStyle w:val="Compact"/>
              <w:spacing w:line="240" w:lineRule="auto"/>
              <w:jc w:val="center"/>
              <w:rPr>
                <w:del w:id="266" w:author="Rosenberg, Joshua" w:date="2019-02-04T10:03:00Z"/>
              </w:rPr>
            </w:pPr>
            <w:del w:id="267" w:author="Rosenberg, Joshua" w:date="2019-02-04T10:03:00Z">
              <w:r w:rsidRPr="00383028" w:rsidDel="00C152DA">
                <w:delText>.60</w:delText>
              </w:r>
            </w:del>
          </w:p>
        </w:tc>
        <w:tc>
          <w:tcPr>
            <w:tcW w:w="0" w:type="auto"/>
            <w:vAlign w:val="center"/>
          </w:tcPr>
          <w:p w14:paraId="1E5F32DD" w14:textId="03CEA523" w:rsidR="00331748" w:rsidRPr="00383028" w:rsidDel="00C152DA" w:rsidRDefault="00331748" w:rsidP="001E7E52">
            <w:pPr>
              <w:pStyle w:val="Compact"/>
              <w:spacing w:line="240" w:lineRule="auto"/>
              <w:jc w:val="center"/>
              <w:rPr>
                <w:del w:id="268" w:author="Rosenberg, Joshua" w:date="2019-02-04T10:03:00Z"/>
              </w:rPr>
            </w:pPr>
          </w:p>
        </w:tc>
        <w:tc>
          <w:tcPr>
            <w:tcW w:w="0" w:type="auto"/>
            <w:vAlign w:val="center"/>
          </w:tcPr>
          <w:p w14:paraId="452F0042" w14:textId="29A1F40D" w:rsidR="00331748" w:rsidRPr="00383028" w:rsidDel="00C152DA" w:rsidRDefault="00331748" w:rsidP="001E7E52">
            <w:pPr>
              <w:pStyle w:val="Compact"/>
              <w:spacing w:line="240" w:lineRule="auto"/>
              <w:jc w:val="center"/>
              <w:rPr>
                <w:del w:id="269" w:author="Rosenberg, Joshua" w:date="2019-02-04T10:03:00Z"/>
              </w:rPr>
            </w:pPr>
          </w:p>
        </w:tc>
        <w:tc>
          <w:tcPr>
            <w:tcW w:w="0" w:type="auto"/>
            <w:vAlign w:val="center"/>
          </w:tcPr>
          <w:p w14:paraId="3729B1C1" w14:textId="451C6360" w:rsidR="00331748" w:rsidRPr="00383028" w:rsidDel="00C152DA" w:rsidRDefault="00331748" w:rsidP="001E7E52">
            <w:pPr>
              <w:pStyle w:val="Compact"/>
              <w:spacing w:line="240" w:lineRule="auto"/>
              <w:jc w:val="center"/>
              <w:rPr>
                <w:del w:id="270" w:author="Rosenberg, Joshua" w:date="2019-02-04T10:03:00Z"/>
              </w:rPr>
            </w:pPr>
          </w:p>
        </w:tc>
        <w:tc>
          <w:tcPr>
            <w:tcW w:w="0" w:type="auto"/>
            <w:vAlign w:val="center"/>
          </w:tcPr>
          <w:p w14:paraId="5595016B" w14:textId="6D1D2CBE" w:rsidR="00331748" w:rsidRPr="00383028" w:rsidDel="00C152DA" w:rsidRDefault="00331748" w:rsidP="001E7E52">
            <w:pPr>
              <w:pStyle w:val="Compact"/>
              <w:spacing w:line="240" w:lineRule="auto"/>
              <w:jc w:val="center"/>
              <w:rPr>
                <w:del w:id="271" w:author="Rosenberg, Joshua" w:date="2019-02-04T10:03:00Z"/>
              </w:rPr>
            </w:pPr>
          </w:p>
        </w:tc>
        <w:tc>
          <w:tcPr>
            <w:tcW w:w="0" w:type="auto"/>
            <w:vAlign w:val="center"/>
          </w:tcPr>
          <w:p w14:paraId="50644A93" w14:textId="134A712F" w:rsidR="00331748" w:rsidRPr="00383028" w:rsidDel="00C152DA" w:rsidRDefault="00331748" w:rsidP="001E7E52">
            <w:pPr>
              <w:pStyle w:val="Compact"/>
              <w:spacing w:line="240" w:lineRule="auto"/>
              <w:jc w:val="center"/>
              <w:rPr>
                <w:del w:id="272" w:author="Rosenberg, Joshua" w:date="2019-02-04T10:03:00Z"/>
              </w:rPr>
            </w:pPr>
          </w:p>
        </w:tc>
        <w:tc>
          <w:tcPr>
            <w:tcW w:w="0" w:type="auto"/>
            <w:vAlign w:val="center"/>
          </w:tcPr>
          <w:p w14:paraId="328DC80A" w14:textId="29E4CACD" w:rsidR="00331748" w:rsidRPr="00383028" w:rsidDel="00C152DA" w:rsidRDefault="00331748" w:rsidP="001E7E52">
            <w:pPr>
              <w:pStyle w:val="Compact"/>
              <w:spacing w:line="240" w:lineRule="auto"/>
              <w:jc w:val="center"/>
              <w:rPr>
                <w:del w:id="273" w:author="Rosenberg, Joshua" w:date="2019-02-04T10:03:00Z"/>
              </w:rPr>
            </w:pPr>
          </w:p>
        </w:tc>
        <w:tc>
          <w:tcPr>
            <w:tcW w:w="0" w:type="auto"/>
            <w:vAlign w:val="center"/>
          </w:tcPr>
          <w:p w14:paraId="043FEAEC" w14:textId="4944F330" w:rsidR="00331748" w:rsidRPr="00383028" w:rsidDel="00C152DA" w:rsidRDefault="00331748" w:rsidP="001E7E52">
            <w:pPr>
              <w:pStyle w:val="Compact"/>
              <w:spacing w:line="240" w:lineRule="auto"/>
              <w:jc w:val="center"/>
              <w:rPr>
                <w:del w:id="274" w:author="Rosenberg, Joshua" w:date="2019-02-04T10:03:00Z"/>
              </w:rPr>
            </w:pPr>
          </w:p>
        </w:tc>
        <w:tc>
          <w:tcPr>
            <w:tcW w:w="0" w:type="auto"/>
            <w:vAlign w:val="center"/>
          </w:tcPr>
          <w:p w14:paraId="2324178F" w14:textId="753254AC" w:rsidR="00331748" w:rsidRPr="00383028" w:rsidDel="00C152DA" w:rsidRDefault="00331748" w:rsidP="001E7E52">
            <w:pPr>
              <w:pStyle w:val="Compact"/>
              <w:spacing w:line="240" w:lineRule="auto"/>
              <w:jc w:val="center"/>
              <w:rPr>
                <w:del w:id="275" w:author="Rosenberg, Joshua" w:date="2019-02-04T10:03:00Z"/>
              </w:rPr>
            </w:pPr>
          </w:p>
        </w:tc>
        <w:tc>
          <w:tcPr>
            <w:tcW w:w="0" w:type="auto"/>
            <w:vAlign w:val="center"/>
          </w:tcPr>
          <w:p w14:paraId="3AA888CA" w14:textId="26E73B54" w:rsidR="00331748" w:rsidRPr="00383028" w:rsidDel="00C152DA" w:rsidRDefault="00331748" w:rsidP="001E7E52">
            <w:pPr>
              <w:pStyle w:val="Compact"/>
              <w:spacing w:line="240" w:lineRule="auto"/>
              <w:jc w:val="center"/>
              <w:rPr>
                <w:del w:id="276" w:author="Rosenberg, Joshua" w:date="2019-02-04T10:03:00Z"/>
              </w:rPr>
            </w:pPr>
          </w:p>
        </w:tc>
      </w:tr>
      <w:tr w:rsidR="00331748" w:rsidRPr="00383028" w:rsidDel="00C152DA" w14:paraId="5C773ABD" w14:textId="6084E41A" w:rsidTr="001E7E52">
        <w:trPr>
          <w:jc w:val="center"/>
          <w:del w:id="277" w:author="Rosenberg, Joshua" w:date="2019-02-04T10:03:00Z"/>
        </w:trPr>
        <w:tc>
          <w:tcPr>
            <w:tcW w:w="0" w:type="auto"/>
            <w:vAlign w:val="center"/>
          </w:tcPr>
          <w:p w14:paraId="51AFF76A" w14:textId="528BCB40" w:rsidR="00331748" w:rsidRPr="00383028" w:rsidDel="00C152DA" w:rsidRDefault="00331748" w:rsidP="001E7E52">
            <w:pPr>
              <w:pStyle w:val="Compact"/>
              <w:spacing w:line="240" w:lineRule="auto"/>
              <w:jc w:val="center"/>
              <w:rPr>
                <w:del w:id="278" w:author="Rosenberg, Joshua" w:date="2019-02-04T10:03:00Z"/>
              </w:rPr>
            </w:pPr>
            <w:del w:id="279" w:author="Rosenberg, Joshua" w:date="2019-02-04T10:03:00Z">
              <w:r w:rsidRPr="00383028" w:rsidDel="00C152DA">
                <w:delText>Aff. eng.</w:delText>
              </w:r>
            </w:del>
          </w:p>
        </w:tc>
        <w:tc>
          <w:tcPr>
            <w:tcW w:w="0" w:type="auto"/>
            <w:vAlign w:val="center"/>
          </w:tcPr>
          <w:p w14:paraId="66B38355" w14:textId="435654BB" w:rsidR="00331748" w:rsidRPr="00383028" w:rsidDel="00C152DA" w:rsidRDefault="00331748" w:rsidP="001E7E52">
            <w:pPr>
              <w:pStyle w:val="Compact"/>
              <w:spacing w:line="240" w:lineRule="auto"/>
              <w:jc w:val="center"/>
              <w:rPr>
                <w:del w:id="280" w:author="Rosenberg, Joshua" w:date="2019-02-04T10:03:00Z"/>
              </w:rPr>
            </w:pPr>
            <w:del w:id="281" w:author="Rosenberg, Joshua" w:date="2019-02-04T10:03:00Z">
              <w:r w:rsidRPr="00383028" w:rsidDel="00C152DA">
                <w:delText>.12</w:delText>
              </w:r>
            </w:del>
          </w:p>
        </w:tc>
        <w:tc>
          <w:tcPr>
            <w:tcW w:w="0" w:type="auto"/>
            <w:vAlign w:val="center"/>
          </w:tcPr>
          <w:p w14:paraId="0FC24E51" w14:textId="50DDF51E" w:rsidR="00331748" w:rsidRPr="00383028" w:rsidDel="00C152DA" w:rsidRDefault="00331748" w:rsidP="001E7E52">
            <w:pPr>
              <w:pStyle w:val="Compact"/>
              <w:spacing w:line="240" w:lineRule="auto"/>
              <w:jc w:val="center"/>
              <w:rPr>
                <w:del w:id="282" w:author="Rosenberg, Joshua" w:date="2019-02-04T10:03:00Z"/>
              </w:rPr>
            </w:pPr>
            <w:del w:id="283" w:author="Rosenberg, Joshua" w:date="2019-02-04T10:03:00Z">
              <w:r w:rsidRPr="00383028" w:rsidDel="00C152DA">
                <w:delText>.59</w:delText>
              </w:r>
            </w:del>
          </w:p>
        </w:tc>
        <w:tc>
          <w:tcPr>
            <w:tcW w:w="0" w:type="auto"/>
            <w:vAlign w:val="center"/>
          </w:tcPr>
          <w:p w14:paraId="2C432543" w14:textId="2D139DA8" w:rsidR="00331748" w:rsidRPr="00383028" w:rsidDel="00C152DA" w:rsidRDefault="00331748" w:rsidP="001E7E52">
            <w:pPr>
              <w:pStyle w:val="Compact"/>
              <w:spacing w:line="240" w:lineRule="auto"/>
              <w:jc w:val="center"/>
              <w:rPr>
                <w:del w:id="284" w:author="Rosenberg, Joshua" w:date="2019-02-04T10:03:00Z"/>
              </w:rPr>
            </w:pPr>
            <w:del w:id="285" w:author="Rosenberg, Joshua" w:date="2019-02-04T10:03:00Z">
              <w:r w:rsidRPr="00383028" w:rsidDel="00C152DA">
                <w:delText>.57</w:delText>
              </w:r>
            </w:del>
          </w:p>
        </w:tc>
        <w:tc>
          <w:tcPr>
            <w:tcW w:w="0" w:type="auto"/>
            <w:vAlign w:val="center"/>
          </w:tcPr>
          <w:p w14:paraId="26F938C8" w14:textId="64940FDE" w:rsidR="00331748" w:rsidRPr="00383028" w:rsidDel="00C152DA" w:rsidRDefault="00331748" w:rsidP="001E7E52">
            <w:pPr>
              <w:pStyle w:val="Compact"/>
              <w:spacing w:line="240" w:lineRule="auto"/>
              <w:jc w:val="center"/>
              <w:rPr>
                <w:del w:id="286" w:author="Rosenberg, Joshua" w:date="2019-02-04T10:03:00Z"/>
              </w:rPr>
            </w:pPr>
          </w:p>
        </w:tc>
        <w:tc>
          <w:tcPr>
            <w:tcW w:w="0" w:type="auto"/>
            <w:vAlign w:val="center"/>
          </w:tcPr>
          <w:p w14:paraId="42042866" w14:textId="1F31AFB0" w:rsidR="00331748" w:rsidRPr="00383028" w:rsidDel="00C152DA" w:rsidRDefault="00331748" w:rsidP="001E7E52">
            <w:pPr>
              <w:pStyle w:val="Compact"/>
              <w:spacing w:line="240" w:lineRule="auto"/>
              <w:jc w:val="center"/>
              <w:rPr>
                <w:del w:id="287" w:author="Rosenberg, Joshua" w:date="2019-02-04T10:03:00Z"/>
              </w:rPr>
            </w:pPr>
          </w:p>
        </w:tc>
        <w:tc>
          <w:tcPr>
            <w:tcW w:w="0" w:type="auto"/>
            <w:vAlign w:val="center"/>
          </w:tcPr>
          <w:p w14:paraId="348E9F6E" w14:textId="502DA5F7" w:rsidR="00331748" w:rsidRPr="00383028" w:rsidDel="00C152DA" w:rsidRDefault="00331748" w:rsidP="001E7E52">
            <w:pPr>
              <w:pStyle w:val="Compact"/>
              <w:spacing w:line="240" w:lineRule="auto"/>
              <w:jc w:val="center"/>
              <w:rPr>
                <w:del w:id="288" w:author="Rosenberg, Joshua" w:date="2019-02-04T10:03:00Z"/>
              </w:rPr>
            </w:pPr>
          </w:p>
        </w:tc>
        <w:tc>
          <w:tcPr>
            <w:tcW w:w="0" w:type="auto"/>
            <w:vAlign w:val="center"/>
          </w:tcPr>
          <w:p w14:paraId="5E8718A6" w14:textId="0244C2F6" w:rsidR="00331748" w:rsidRPr="00383028" w:rsidDel="00C152DA" w:rsidRDefault="00331748" w:rsidP="001E7E52">
            <w:pPr>
              <w:pStyle w:val="Compact"/>
              <w:spacing w:line="240" w:lineRule="auto"/>
              <w:jc w:val="center"/>
              <w:rPr>
                <w:del w:id="289" w:author="Rosenberg, Joshua" w:date="2019-02-04T10:03:00Z"/>
              </w:rPr>
            </w:pPr>
          </w:p>
        </w:tc>
        <w:tc>
          <w:tcPr>
            <w:tcW w:w="0" w:type="auto"/>
            <w:vAlign w:val="center"/>
          </w:tcPr>
          <w:p w14:paraId="7FC98266" w14:textId="22F7FCC2" w:rsidR="00331748" w:rsidRPr="00383028" w:rsidDel="00C152DA" w:rsidRDefault="00331748" w:rsidP="001E7E52">
            <w:pPr>
              <w:pStyle w:val="Compact"/>
              <w:spacing w:line="240" w:lineRule="auto"/>
              <w:jc w:val="center"/>
              <w:rPr>
                <w:del w:id="290" w:author="Rosenberg, Joshua" w:date="2019-02-04T10:03:00Z"/>
              </w:rPr>
            </w:pPr>
          </w:p>
        </w:tc>
        <w:tc>
          <w:tcPr>
            <w:tcW w:w="0" w:type="auto"/>
            <w:vAlign w:val="center"/>
          </w:tcPr>
          <w:p w14:paraId="709C8B0C" w14:textId="1EA86A75" w:rsidR="00331748" w:rsidRPr="00383028" w:rsidDel="00C152DA" w:rsidRDefault="00331748" w:rsidP="001E7E52">
            <w:pPr>
              <w:pStyle w:val="Compact"/>
              <w:spacing w:line="240" w:lineRule="auto"/>
              <w:jc w:val="center"/>
              <w:rPr>
                <w:del w:id="291" w:author="Rosenberg, Joshua" w:date="2019-02-04T10:03:00Z"/>
              </w:rPr>
            </w:pPr>
          </w:p>
        </w:tc>
        <w:tc>
          <w:tcPr>
            <w:tcW w:w="0" w:type="auto"/>
            <w:vAlign w:val="center"/>
          </w:tcPr>
          <w:p w14:paraId="408F3F46" w14:textId="3E08DC07" w:rsidR="00331748" w:rsidRPr="00383028" w:rsidDel="00C152DA" w:rsidRDefault="00331748" w:rsidP="001E7E52">
            <w:pPr>
              <w:pStyle w:val="Compact"/>
              <w:spacing w:line="240" w:lineRule="auto"/>
              <w:jc w:val="center"/>
              <w:rPr>
                <w:del w:id="292" w:author="Rosenberg, Joshua" w:date="2019-02-04T10:03:00Z"/>
              </w:rPr>
            </w:pPr>
          </w:p>
        </w:tc>
        <w:tc>
          <w:tcPr>
            <w:tcW w:w="0" w:type="auto"/>
            <w:vAlign w:val="center"/>
          </w:tcPr>
          <w:p w14:paraId="527B3A45" w14:textId="74EDC3FE" w:rsidR="00331748" w:rsidRPr="00383028" w:rsidDel="00C152DA" w:rsidRDefault="00331748" w:rsidP="001E7E52">
            <w:pPr>
              <w:pStyle w:val="Compact"/>
              <w:spacing w:line="240" w:lineRule="auto"/>
              <w:jc w:val="center"/>
              <w:rPr>
                <w:del w:id="293" w:author="Rosenberg, Joshua" w:date="2019-02-04T10:03:00Z"/>
              </w:rPr>
            </w:pPr>
          </w:p>
        </w:tc>
      </w:tr>
      <w:tr w:rsidR="00331748" w:rsidRPr="00383028" w:rsidDel="00C152DA" w14:paraId="7ED22842" w14:textId="506D66CE" w:rsidTr="001E7E52">
        <w:trPr>
          <w:jc w:val="center"/>
          <w:del w:id="294" w:author="Rosenberg, Joshua" w:date="2019-02-04T10:03:00Z"/>
        </w:trPr>
        <w:tc>
          <w:tcPr>
            <w:tcW w:w="0" w:type="auto"/>
            <w:vAlign w:val="center"/>
          </w:tcPr>
          <w:p w14:paraId="65153E0C" w14:textId="70BE8052" w:rsidR="00331748" w:rsidRPr="00383028" w:rsidDel="00C152DA" w:rsidRDefault="00331748" w:rsidP="001E7E52">
            <w:pPr>
              <w:pStyle w:val="Compact"/>
              <w:spacing w:line="240" w:lineRule="auto"/>
              <w:jc w:val="center"/>
              <w:rPr>
                <w:del w:id="295" w:author="Rosenberg, Joshua" w:date="2019-02-04T10:03:00Z"/>
              </w:rPr>
            </w:pPr>
            <w:del w:id="296" w:author="Rosenberg, Joshua" w:date="2019-02-04T10:03:00Z">
              <w:r w:rsidRPr="00383028" w:rsidDel="00C152DA">
                <w:delText>Chall.</w:delText>
              </w:r>
            </w:del>
          </w:p>
        </w:tc>
        <w:tc>
          <w:tcPr>
            <w:tcW w:w="0" w:type="auto"/>
            <w:vAlign w:val="center"/>
          </w:tcPr>
          <w:p w14:paraId="7AFA46F2" w14:textId="5E8A242C" w:rsidR="00331748" w:rsidRPr="00383028" w:rsidDel="00C152DA" w:rsidRDefault="00331748" w:rsidP="001E7E52">
            <w:pPr>
              <w:pStyle w:val="Compact"/>
              <w:spacing w:line="240" w:lineRule="auto"/>
              <w:jc w:val="center"/>
              <w:rPr>
                <w:del w:id="297" w:author="Rosenberg, Joshua" w:date="2019-02-04T10:03:00Z"/>
              </w:rPr>
            </w:pPr>
            <w:del w:id="298" w:author="Rosenberg, Joshua" w:date="2019-02-04T10:03:00Z">
              <w:r w:rsidRPr="00383028" w:rsidDel="00C152DA">
                <w:delText>.15</w:delText>
              </w:r>
            </w:del>
          </w:p>
        </w:tc>
        <w:tc>
          <w:tcPr>
            <w:tcW w:w="0" w:type="auto"/>
            <w:vAlign w:val="center"/>
          </w:tcPr>
          <w:p w14:paraId="6E80A407" w14:textId="6BAFEBE9" w:rsidR="00331748" w:rsidRPr="00383028" w:rsidDel="00C152DA" w:rsidRDefault="00331748" w:rsidP="001E7E52">
            <w:pPr>
              <w:pStyle w:val="Compact"/>
              <w:spacing w:line="240" w:lineRule="auto"/>
              <w:jc w:val="center"/>
              <w:rPr>
                <w:del w:id="299" w:author="Rosenberg, Joshua" w:date="2019-02-04T10:03:00Z"/>
              </w:rPr>
            </w:pPr>
            <w:del w:id="300" w:author="Rosenberg, Joshua" w:date="2019-02-04T10:03:00Z">
              <w:r w:rsidRPr="00383028" w:rsidDel="00C152DA">
                <w:delText>.30</w:delText>
              </w:r>
            </w:del>
          </w:p>
        </w:tc>
        <w:tc>
          <w:tcPr>
            <w:tcW w:w="0" w:type="auto"/>
            <w:vAlign w:val="center"/>
          </w:tcPr>
          <w:p w14:paraId="582192F5" w14:textId="58C7F468" w:rsidR="00331748" w:rsidRPr="00383028" w:rsidDel="00C152DA" w:rsidRDefault="00331748" w:rsidP="001E7E52">
            <w:pPr>
              <w:pStyle w:val="Compact"/>
              <w:spacing w:line="240" w:lineRule="auto"/>
              <w:jc w:val="center"/>
              <w:rPr>
                <w:del w:id="301" w:author="Rosenberg, Joshua" w:date="2019-02-04T10:03:00Z"/>
              </w:rPr>
            </w:pPr>
            <w:del w:id="302" w:author="Rosenberg, Joshua" w:date="2019-02-04T10:03:00Z">
              <w:r w:rsidRPr="00383028" w:rsidDel="00C152DA">
                <w:delText>.27</w:delText>
              </w:r>
            </w:del>
          </w:p>
        </w:tc>
        <w:tc>
          <w:tcPr>
            <w:tcW w:w="0" w:type="auto"/>
            <w:vAlign w:val="center"/>
          </w:tcPr>
          <w:p w14:paraId="1B0FA8EF" w14:textId="11A777CD" w:rsidR="00331748" w:rsidRPr="00383028" w:rsidDel="00C152DA" w:rsidRDefault="00331748" w:rsidP="001E7E52">
            <w:pPr>
              <w:pStyle w:val="Compact"/>
              <w:spacing w:line="240" w:lineRule="auto"/>
              <w:jc w:val="center"/>
              <w:rPr>
                <w:del w:id="303" w:author="Rosenberg, Joshua" w:date="2019-02-04T10:03:00Z"/>
              </w:rPr>
            </w:pPr>
            <w:del w:id="304" w:author="Rosenberg, Joshua" w:date="2019-02-04T10:03:00Z">
              <w:r w:rsidRPr="00383028" w:rsidDel="00C152DA">
                <w:delText>.27</w:delText>
              </w:r>
            </w:del>
          </w:p>
        </w:tc>
        <w:tc>
          <w:tcPr>
            <w:tcW w:w="0" w:type="auto"/>
            <w:vAlign w:val="center"/>
          </w:tcPr>
          <w:p w14:paraId="42D089D4" w14:textId="60ABB136" w:rsidR="00331748" w:rsidRPr="00383028" w:rsidDel="00C152DA" w:rsidRDefault="00331748" w:rsidP="001E7E52">
            <w:pPr>
              <w:pStyle w:val="Compact"/>
              <w:spacing w:line="240" w:lineRule="auto"/>
              <w:jc w:val="center"/>
              <w:rPr>
                <w:del w:id="305" w:author="Rosenberg, Joshua" w:date="2019-02-04T10:03:00Z"/>
              </w:rPr>
            </w:pPr>
          </w:p>
        </w:tc>
        <w:tc>
          <w:tcPr>
            <w:tcW w:w="0" w:type="auto"/>
            <w:vAlign w:val="center"/>
          </w:tcPr>
          <w:p w14:paraId="55445BE9" w14:textId="35BA583C" w:rsidR="00331748" w:rsidRPr="00383028" w:rsidDel="00C152DA" w:rsidRDefault="00331748" w:rsidP="001E7E52">
            <w:pPr>
              <w:pStyle w:val="Compact"/>
              <w:spacing w:line="240" w:lineRule="auto"/>
              <w:jc w:val="center"/>
              <w:rPr>
                <w:del w:id="306" w:author="Rosenberg, Joshua" w:date="2019-02-04T10:03:00Z"/>
              </w:rPr>
            </w:pPr>
          </w:p>
        </w:tc>
        <w:tc>
          <w:tcPr>
            <w:tcW w:w="0" w:type="auto"/>
            <w:vAlign w:val="center"/>
          </w:tcPr>
          <w:p w14:paraId="3A86E7F1" w14:textId="48D7B3B0" w:rsidR="00331748" w:rsidRPr="00383028" w:rsidDel="00C152DA" w:rsidRDefault="00331748" w:rsidP="001E7E52">
            <w:pPr>
              <w:pStyle w:val="Compact"/>
              <w:spacing w:line="240" w:lineRule="auto"/>
              <w:jc w:val="center"/>
              <w:rPr>
                <w:del w:id="307" w:author="Rosenberg, Joshua" w:date="2019-02-04T10:03:00Z"/>
              </w:rPr>
            </w:pPr>
          </w:p>
        </w:tc>
        <w:tc>
          <w:tcPr>
            <w:tcW w:w="0" w:type="auto"/>
            <w:vAlign w:val="center"/>
          </w:tcPr>
          <w:p w14:paraId="647CCA69" w14:textId="16154221" w:rsidR="00331748" w:rsidRPr="00383028" w:rsidDel="00C152DA" w:rsidRDefault="00331748" w:rsidP="001E7E52">
            <w:pPr>
              <w:pStyle w:val="Compact"/>
              <w:spacing w:line="240" w:lineRule="auto"/>
              <w:jc w:val="center"/>
              <w:rPr>
                <w:del w:id="308" w:author="Rosenberg, Joshua" w:date="2019-02-04T10:03:00Z"/>
              </w:rPr>
            </w:pPr>
          </w:p>
        </w:tc>
        <w:tc>
          <w:tcPr>
            <w:tcW w:w="0" w:type="auto"/>
            <w:vAlign w:val="center"/>
          </w:tcPr>
          <w:p w14:paraId="226E1163" w14:textId="4896A1A3" w:rsidR="00331748" w:rsidRPr="00383028" w:rsidDel="00C152DA" w:rsidRDefault="00331748" w:rsidP="001E7E52">
            <w:pPr>
              <w:pStyle w:val="Compact"/>
              <w:spacing w:line="240" w:lineRule="auto"/>
              <w:jc w:val="center"/>
              <w:rPr>
                <w:del w:id="309" w:author="Rosenberg, Joshua" w:date="2019-02-04T10:03:00Z"/>
              </w:rPr>
            </w:pPr>
          </w:p>
        </w:tc>
        <w:tc>
          <w:tcPr>
            <w:tcW w:w="0" w:type="auto"/>
            <w:vAlign w:val="center"/>
          </w:tcPr>
          <w:p w14:paraId="739DC460" w14:textId="55C3C627" w:rsidR="00331748" w:rsidRPr="00383028" w:rsidDel="00C152DA" w:rsidRDefault="00331748" w:rsidP="001E7E52">
            <w:pPr>
              <w:pStyle w:val="Compact"/>
              <w:spacing w:line="240" w:lineRule="auto"/>
              <w:jc w:val="center"/>
              <w:rPr>
                <w:del w:id="310" w:author="Rosenberg, Joshua" w:date="2019-02-04T10:03:00Z"/>
              </w:rPr>
            </w:pPr>
          </w:p>
        </w:tc>
        <w:tc>
          <w:tcPr>
            <w:tcW w:w="0" w:type="auto"/>
            <w:vAlign w:val="center"/>
          </w:tcPr>
          <w:p w14:paraId="068386AC" w14:textId="52959B23" w:rsidR="00331748" w:rsidRPr="00383028" w:rsidDel="00C152DA" w:rsidRDefault="00331748" w:rsidP="001E7E52">
            <w:pPr>
              <w:pStyle w:val="Compact"/>
              <w:spacing w:line="240" w:lineRule="auto"/>
              <w:jc w:val="center"/>
              <w:rPr>
                <w:del w:id="311" w:author="Rosenberg, Joshua" w:date="2019-02-04T10:03:00Z"/>
              </w:rPr>
            </w:pPr>
          </w:p>
        </w:tc>
      </w:tr>
      <w:tr w:rsidR="00331748" w:rsidRPr="00383028" w:rsidDel="00C152DA" w14:paraId="12526766" w14:textId="25D2CA6D" w:rsidTr="001E7E52">
        <w:trPr>
          <w:jc w:val="center"/>
          <w:del w:id="312" w:author="Rosenberg, Joshua" w:date="2019-02-04T10:03:00Z"/>
        </w:trPr>
        <w:tc>
          <w:tcPr>
            <w:tcW w:w="0" w:type="auto"/>
            <w:vAlign w:val="center"/>
          </w:tcPr>
          <w:p w14:paraId="5F5F5985" w14:textId="7B608E75" w:rsidR="00331748" w:rsidRPr="00383028" w:rsidDel="00C152DA" w:rsidRDefault="00331748" w:rsidP="001E7E52">
            <w:pPr>
              <w:pStyle w:val="Compact"/>
              <w:spacing w:line="240" w:lineRule="auto"/>
              <w:jc w:val="center"/>
              <w:rPr>
                <w:del w:id="313" w:author="Rosenberg, Joshua" w:date="2019-02-04T10:03:00Z"/>
              </w:rPr>
            </w:pPr>
            <w:del w:id="314" w:author="Rosenberg, Joshua" w:date="2019-02-04T10:03:00Z">
              <w:r w:rsidRPr="00383028" w:rsidDel="00C152DA">
                <w:delText>Comp.</w:delText>
              </w:r>
            </w:del>
          </w:p>
        </w:tc>
        <w:tc>
          <w:tcPr>
            <w:tcW w:w="0" w:type="auto"/>
            <w:vAlign w:val="center"/>
          </w:tcPr>
          <w:p w14:paraId="67FA32BC" w14:textId="14C79217" w:rsidR="00331748" w:rsidRPr="00383028" w:rsidDel="00C152DA" w:rsidRDefault="00331748" w:rsidP="001E7E52">
            <w:pPr>
              <w:pStyle w:val="Compact"/>
              <w:spacing w:line="240" w:lineRule="auto"/>
              <w:jc w:val="center"/>
              <w:rPr>
                <w:del w:id="315" w:author="Rosenberg, Joshua" w:date="2019-02-04T10:03:00Z"/>
              </w:rPr>
            </w:pPr>
            <w:del w:id="316" w:author="Rosenberg, Joshua" w:date="2019-02-04T10:03:00Z">
              <w:r w:rsidRPr="00383028" w:rsidDel="00C152DA">
                <w:delText>.06</w:delText>
              </w:r>
            </w:del>
          </w:p>
        </w:tc>
        <w:tc>
          <w:tcPr>
            <w:tcW w:w="0" w:type="auto"/>
            <w:vAlign w:val="center"/>
          </w:tcPr>
          <w:p w14:paraId="047933F6" w14:textId="6D28D759" w:rsidR="00331748" w:rsidRPr="00383028" w:rsidDel="00C152DA" w:rsidRDefault="00331748" w:rsidP="001E7E52">
            <w:pPr>
              <w:pStyle w:val="Compact"/>
              <w:spacing w:line="240" w:lineRule="auto"/>
              <w:jc w:val="center"/>
              <w:rPr>
                <w:del w:id="317" w:author="Rosenberg, Joshua" w:date="2019-02-04T10:03:00Z"/>
              </w:rPr>
            </w:pPr>
            <w:del w:id="318" w:author="Rosenberg, Joshua" w:date="2019-02-04T10:03:00Z">
              <w:r w:rsidRPr="00383028" w:rsidDel="00C152DA">
                <w:delText>.40</w:delText>
              </w:r>
            </w:del>
          </w:p>
        </w:tc>
        <w:tc>
          <w:tcPr>
            <w:tcW w:w="0" w:type="auto"/>
            <w:vAlign w:val="center"/>
          </w:tcPr>
          <w:p w14:paraId="38CB19CB" w14:textId="1E37697E" w:rsidR="00331748" w:rsidRPr="00383028" w:rsidDel="00C152DA" w:rsidRDefault="00331748" w:rsidP="001E7E52">
            <w:pPr>
              <w:pStyle w:val="Compact"/>
              <w:spacing w:line="240" w:lineRule="auto"/>
              <w:jc w:val="center"/>
              <w:rPr>
                <w:del w:id="319" w:author="Rosenberg, Joshua" w:date="2019-02-04T10:03:00Z"/>
              </w:rPr>
            </w:pPr>
            <w:del w:id="320" w:author="Rosenberg, Joshua" w:date="2019-02-04T10:03:00Z">
              <w:r w:rsidRPr="00383028" w:rsidDel="00C152DA">
                <w:delText>.41</w:delText>
              </w:r>
            </w:del>
          </w:p>
        </w:tc>
        <w:tc>
          <w:tcPr>
            <w:tcW w:w="0" w:type="auto"/>
            <w:vAlign w:val="center"/>
          </w:tcPr>
          <w:p w14:paraId="62A947C7" w14:textId="1F469454" w:rsidR="00331748" w:rsidRPr="00383028" w:rsidDel="00C152DA" w:rsidRDefault="00331748" w:rsidP="001E7E52">
            <w:pPr>
              <w:pStyle w:val="Compact"/>
              <w:spacing w:line="240" w:lineRule="auto"/>
              <w:jc w:val="center"/>
              <w:rPr>
                <w:del w:id="321" w:author="Rosenberg, Joshua" w:date="2019-02-04T10:03:00Z"/>
              </w:rPr>
            </w:pPr>
            <w:del w:id="322" w:author="Rosenberg, Joshua" w:date="2019-02-04T10:03:00Z">
              <w:r w:rsidRPr="00383028" w:rsidDel="00C152DA">
                <w:delText>.47</w:delText>
              </w:r>
            </w:del>
          </w:p>
        </w:tc>
        <w:tc>
          <w:tcPr>
            <w:tcW w:w="0" w:type="auto"/>
            <w:vAlign w:val="center"/>
          </w:tcPr>
          <w:p w14:paraId="13337EA1" w14:textId="4CD4D931" w:rsidR="00331748" w:rsidRPr="00383028" w:rsidDel="00C152DA" w:rsidRDefault="00331748" w:rsidP="001E7E52">
            <w:pPr>
              <w:pStyle w:val="Compact"/>
              <w:spacing w:line="240" w:lineRule="auto"/>
              <w:jc w:val="center"/>
              <w:rPr>
                <w:del w:id="323" w:author="Rosenberg, Joshua" w:date="2019-02-04T10:03:00Z"/>
              </w:rPr>
            </w:pPr>
            <w:del w:id="324" w:author="Rosenberg, Joshua" w:date="2019-02-04T10:03:00Z">
              <w:r w:rsidRPr="00383028" w:rsidDel="00C152DA">
                <w:delText>.08</w:delText>
              </w:r>
            </w:del>
          </w:p>
        </w:tc>
        <w:tc>
          <w:tcPr>
            <w:tcW w:w="0" w:type="auto"/>
            <w:vAlign w:val="center"/>
          </w:tcPr>
          <w:p w14:paraId="398D9817" w14:textId="1C9D04D8" w:rsidR="00331748" w:rsidRPr="00383028" w:rsidDel="00C152DA" w:rsidRDefault="00331748" w:rsidP="001E7E52">
            <w:pPr>
              <w:pStyle w:val="Compact"/>
              <w:spacing w:line="240" w:lineRule="auto"/>
              <w:jc w:val="center"/>
              <w:rPr>
                <w:del w:id="325" w:author="Rosenberg, Joshua" w:date="2019-02-04T10:03:00Z"/>
              </w:rPr>
            </w:pPr>
          </w:p>
        </w:tc>
        <w:tc>
          <w:tcPr>
            <w:tcW w:w="0" w:type="auto"/>
            <w:vAlign w:val="center"/>
          </w:tcPr>
          <w:p w14:paraId="08108DA4" w14:textId="4ECF965A" w:rsidR="00331748" w:rsidRPr="00383028" w:rsidDel="00C152DA" w:rsidRDefault="00331748" w:rsidP="001E7E52">
            <w:pPr>
              <w:pStyle w:val="Compact"/>
              <w:spacing w:line="240" w:lineRule="auto"/>
              <w:jc w:val="center"/>
              <w:rPr>
                <w:del w:id="326" w:author="Rosenberg, Joshua" w:date="2019-02-04T10:03:00Z"/>
              </w:rPr>
            </w:pPr>
          </w:p>
        </w:tc>
        <w:tc>
          <w:tcPr>
            <w:tcW w:w="0" w:type="auto"/>
            <w:vAlign w:val="center"/>
          </w:tcPr>
          <w:p w14:paraId="7E16738A" w14:textId="0CC7EA44" w:rsidR="00331748" w:rsidRPr="00383028" w:rsidDel="00C152DA" w:rsidRDefault="00331748" w:rsidP="001E7E52">
            <w:pPr>
              <w:pStyle w:val="Compact"/>
              <w:spacing w:line="240" w:lineRule="auto"/>
              <w:jc w:val="center"/>
              <w:rPr>
                <w:del w:id="327" w:author="Rosenberg, Joshua" w:date="2019-02-04T10:03:00Z"/>
              </w:rPr>
            </w:pPr>
          </w:p>
        </w:tc>
        <w:tc>
          <w:tcPr>
            <w:tcW w:w="0" w:type="auto"/>
            <w:vAlign w:val="center"/>
          </w:tcPr>
          <w:p w14:paraId="3E5B605B" w14:textId="6C72F7EF" w:rsidR="00331748" w:rsidRPr="00383028" w:rsidDel="00C152DA" w:rsidRDefault="00331748" w:rsidP="001E7E52">
            <w:pPr>
              <w:pStyle w:val="Compact"/>
              <w:spacing w:line="240" w:lineRule="auto"/>
              <w:jc w:val="center"/>
              <w:rPr>
                <w:del w:id="328" w:author="Rosenberg, Joshua" w:date="2019-02-04T10:03:00Z"/>
              </w:rPr>
            </w:pPr>
          </w:p>
        </w:tc>
        <w:tc>
          <w:tcPr>
            <w:tcW w:w="0" w:type="auto"/>
            <w:vAlign w:val="center"/>
          </w:tcPr>
          <w:p w14:paraId="528C5A33" w14:textId="119E85BC" w:rsidR="00331748" w:rsidRPr="00383028" w:rsidDel="00C152DA" w:rsidRDefault="00331748" w:rsidP="001E7E52">
            <w:pPr>
              <w:pStyle w:val="Compact"/>
              <w:spacing w:line="240" w:lineRule="auto"/>
              <w:jc w:val="center"/>
              <w:rPr>
                <w:del w:id="329" w:author="Rosenberg, Joshua" w:date="2019-02-04T10:03:00Z"/>
              </w:rPr>
            </w:pPr>
          </w:p>
        </w:tc>
        <w:tc>
          <w:tcPr>
            <w:tcW w:w="0" w:type="auto"/>
            <w:vAlign w:val="center"/>
          </w:tcPr>
          <w:p w14:paraId="6D6D39E1" w14:textId="097D4528" w:rsidR="00331748" w:rsidRPr="00383028" w:rsidDel="00C152DA" w:rsidRDefault="00331748" w:rsidP="001E7E52">
            <w:pPr>
              <w:pStyle w:val="Compact"/>
              <w:spacing w:line="240" w:lineRule="auto"/>
              <w:jc w:val="center"/>
              <w:rPr>
                <w:del w:id="330" w:author="Rosenberg, Joshua" w:date="2019-02-04T10:03:00Z"/>
              </w:rPr>
            </w:pPr>
          </w:p>
        </w:tc>
      </w:tr>
      <w:tr w:rsidR="00331748" w:rsidRPr="00383028" w:rsidDel="00C152DA" w14:paraId="585686C5" w14:textId="2BD1093F" w:rsidTr="001E7E52">
        <w:trPr>
          <w:jc w:val="center"/>
          <w:del w:id="331" w:author="Rosenberg, Joshua" w:date="2019-02-04T10:03:00Z"/>
        </w:trPr>
        <w:tc>
          <w:tcPr>
            <w:tcW w:w="0" w:type="auto"/>
            <w:vAlign w:val="center"/>
          </w:tcPr>
          <w:p w14:paraId="7E5574DD" w14:textId="5001169E" w:rsidR="00331748" w:rsidRPr="00383028" w:rsidDel="00C152DA" w:rsidRDefault="00331748" w:rsidP="001E7E52">
            <w:pPr>
              <w:pStyle w:val="Compact"/>
              <w:spacing w:line="240" w:lineRule="auto"/>
              <w:jc w:val="center"/>
              <w:rPr>
                <w:del w:id="332" w:author="Rosenberg, Joshua" w:date="2019-02-04T10:03:00Z"/>
              </w:rPr>
            </w:pPr>
            <w:del w:id="333" w:author="Rosenberg, Joshua" w:date="2019-02-04T10:03:00Z">
              <w:r w:rsidRPr="00383028" w:rsidDel="00C152DA">
                <w:delText>Ask.</w:delText>
              </w:r>
            </w:del>
          </w:p>
        </w:tc>
        <w:tc>
          <w:tcPr>
            <w:tcW w:w="0" w:type="auto"/>
            <w:vAlign w:val="center"/>
          </w:tcPr>
          <w:p w14:paraId="2F71470F" w14:textId="6F4E9ADC" w:rsidR="00331748" w:rsidRPr="00383028" w:rsidDel="00C152DA" w:rsidRDefault="00331748" w:rsidP="001E7E52">
            <w:pPr>
              <w:pStyle w:val="Compact"/>
              <w:spacing w:line="240" w:lineRule="auto"/>
              <w:jc w:val="center"/>
              <w:rPr>
                <w:del w:id="334" w:author="Rosenberg, Joshua" w:date="2019-02-04T10:03:00Z"/>
              </w:rPr>
            </w:pPr>
            <w:del w:id="335" w:author="Rosenberg, Joshua" w:date="2019-02-04T10:03:00Z">
              <w:r w:rsidRPr="00383028" w:rsidDel="00C152DA">
                <w:delText>-.18</w:delText>
              </w:r>
            </w:del>
          </w:p>
        </w:tc>
        <w:tc>
          <w:tcPr>
            <w:tcW w:w="0" w:type="auto"/>
            <w:vAlign w:val="center"/>
          </w:tcPr>
          <w:p w14:paraId="27BFDF32" w14:textId="1CEA02CF" w:rsidR="00331748" w:rsidRPr="00383028" w:rsidDel="00C152DA" w:rsidRDefault="00331748" w:rsidP="001E7E52">
            <w:pPr>
              <w:pStyle w:val="Compact"/>
              <w:spacing w:line="240" w:lineRule="auto"/>
              <w:jc w:val="center"/>
              <w:rPr>
                <w:del w:id="336" w:author="Rosenberg, Joshua" w:date="2019-02-04T10:03:00Z"/>
              </w:rPr>
            </w:pPr>
            <w:del w:id="337" w:author="Rosenberg, Joshua" w:date="2019-02-04T10:03:00Z">
              <w:r w:rsidRPr="00383028" w:rsidDel="00C152DA">
                <w:delText>.02</w:delText>
              </w:r>
            </w:del>
          </w:p>
        </w:tc>
        <w:tc>
          <w:tcPr>
            <w:tcW w:w="0" w:type="auto"/>
            <w:vAlign w:val="center"/>
          </w:tcPr>
          <w:p w14:paraId="06E2455A" w14:textId="7006608E" w:rsidR="00331748" w:rsidRPr="00383028" w:rsidDel="00C152DA" w:rsidRDefault="00331748" w:rsidP="001E7E52">
            <w:pPr>
              <w:pStyle w:val="Compact"/>
              <w:spacing w:line="240" w:lineRule="auto"/>
              <w:jc w:val="center"/>
              <w:rPr>
                <w:del w:id="338" w:author="Rosenberg, Joshua" w:date="2019-02-04T10:03:00Z"/>
              </w:rPr>
            </w:pPr>
            <w:del w:id="339" w:author="Rosenberg, Joshua" w:date="2019-02-04T10:03:00Z">
              <w:r w:rsidRPr="00383028" w:rsidDel="00C152DA">
                <w:delText>.01</w:delText>
              </w:r>
            </w:del>
          </w:p>
        </w:tc>
        <w:tc>
          <w:tcPr>
            <w:tcW w:w="0" w:type="auto"/>
            <w:vAlign w:val="center"/>
          </w:tcPr>
          <w:p w14:paraId="318B4C69" w14:textId="55DC6FC8" w:rsidR="00331748" w:rsidRPr="00383028" w:rsidDel="00C152DA" w:rsidRDefault="00331748" w:rsidP="001E7E52">
            <w:pPr>
              <w:pStyle w:val="Compact"/>
              <w:spacing w:line="240" w:lineRule="auto"/>
              <w:jc w:val="center"/>
              <w:rPr>
                <w:del w:id="340" w:author="Rosenberg, Joshua" w:date="2019-02-04T10:03:00Z"/>
              </w:rPr>
            </w:pPr>
            <w:del w:id="341" w:author="Rosenberg, Joshua" w:date="2019-02-04T10:03:00Z">
              <w:r w:rsidRPr="00383028" w:rsidDel="00C152DA">
                <w:delText>.01</w:delText>
              </w:r>
            </w:del>
          </w:p>
        </w:tc>
        <w:tc>
          <w:tcPr>
            <w:tcW w:w="0" w:type="auto"/>
            <w:vAlign w:val="center"/>
          </w:tcPr>
          <w:p w14:paraId="47FF3342" w14:textId="5180C109" w:rsidR="00331748" w:rsidRPr="00383028" w:rsidDel="00C152DA" w:rsidRDefault="00331748" w:rsidP="001E7E52">
            <w:pPr>
              <w:pStyle w:val="Compact"/>
              <w:spacing w:line="240" w:lineRule="auto"/>
              <w:jc w:val="center"/>
              <w:rPr>
                <w:del w:id="342" w:author="Rosenberg, Joshua" w:date="2019-02-04T10:03:00Z"/>
              </w:rPr>
            </w:pPr>
            <w:del w:id="343" w:author="Rosenberg, Joshua" w:date="2019-02-04T10:03:00Z">
              <w:r w:rsidRPr="00383028" w:rsidDel="00C152DA">
                <w:delText>-.01</w:delText>
              </w:r>
            </w:del>
          </w:p>
        </w:tc>
        <w:tc>
          <w:tcPr>
            <w:tcW w:w="0" w:type="auto"/>
            <w:vAlign w:val="center"/>
          </w:tcPr>
          <w:p w14:paraId="245E4006" w14:textId="180C6094" w:rsidR="00331748" w:rsidRPr="00383028" w:rsidDel="00C152DA" w:rsidRDefault="00331748" w:rsidP="001E7E52">
            <w:pPr>
              <w:pStyle w:val="Compact"/>
              <w:spacing w:line="240" w:lineRule="auto"/>
              <w:jc w:val="center"/>
              <w:rPr>
                <w:del w:id="344" w:author="Rosenberg, Joshua" w:date="2019-02-04T10:03:00Z"/>
              </w:rPr>
            </w:pPr>
            <w:del w:id="345" w:author="Rosenberg, Joshua" w:date="2019-02-04T10:03:00Z">
              <w:r w:rsidRPr="00383028" w:rsidDel="00C152DA">
                <w:delText>-.01</w:delText>
              </w:r>
            </w:del>
          </w:p>
        </w:tc>
        <w:tc>
          <w:tcPr>
            <w:tcW w:w="0" w:type="auto"/>
            <w:vAlign w:val="center"/>
          </w:tcPr>
          <w:p w14:paraId="4ECADFE0" w14:textId="2DE1C092" w:rsidR="00331748" w:rsidRPr="00383028" w:rsidDel="00C152DA" w:rsidRDefault="00331748" w:rsidP="001E7E52">
            <w:pPr>
              <w:pStyle w:val="Compact"/>
              <w:spacing w:line="240" w:lineRule="auto"/>
              <w:jc w:val="center"/>
              <w:rPr>
                <w:del w:id="346" w:author="Rosenberg, Joshua" w:date="2019-02-04T10:03:00Z"/>
              </w:rPr>
            </w:pPr>
          </w:p>
        </w:tc>
        <w:tc>
          <w:tcPr>
            <w:tcW w:w="0" w:type="auto"/>
            <w:vAlign w:val="center"/>
          </w:tcPr>
          <w:p w14:paraId="57FB68F8" w14:textId="48A55A5C" w:rsidR="00331748" w:rsidRPr="00383028" w:rsidDel="00C152DA" w:rsidRDefault="00331748" w:rsidP="001E7E52">
            <w:pPr>
              <w:pStyle w:val="Compact"/>
              <w:spacing w:line="240" w:lineRule="auto"/>
              <w:jc w:val="center"/>
              <w:rPr>
                <w:del w:id="347" w:author="Rosenberg, Joshua" w:date="2019-02-04T10:03:00Z"/>
              </w:rPr>
            </w:pPr>
          </w:p>
        </w:tc>
        <w:tc>
          <w:tcPr>
            <w:tcW w:w="0" w:type="auto"/>
            <w:vAlign w:val="center"/>
          </w:tcPr>
          <w:p w14:paraId="62F6CEB4" w14:textId="0A88538B" w:rsidR="00331748" w:rsidRPr="00383028" w:rsidDel="00C152DA" w:rsidRDefault="00331748" w:rsidP="001E7E52">
            <w:pPr>
              <w:pStyle w:val="Compact"/>
              <w:spacing w:line="240" w:lineRule="auto"/>
              <w:jc w:val="center"/>
              <w:rPr>
                <w:del w:id="348" w:author="Rosenberg, Joshua" w:date="2019-02-04T10:03:00Z"/>
              </w:rPr>
            </w:pPr>
          </w:p>
        </w:tc>
        <w:tc>
          <w:tcPr>
            <w:tcW w:w="0" w:type="auto"/>
            <w:vAlign w:val="center"/>
          </w:tcPr>
          <w:p w14:paraId="3164BCB6" w14:textId="2AF99FFD" w:rsidR="00331748" w:rsidRPr="00383028" w:rsidDel="00C152DA" w:rsidRDefault="00331748" w:rsidP="001E7E52">
            <w:pPr>
              <w:pStyle w:val="Compact"/>
              <w:spacing w:line="240" w:lineRule="auto"/>
              <w:jc w:val="center"/>
              <w:rPr>
                <w:del w:id="349" w:author="Rosenberg, Joshua" w:date="2019-02-04T10:03:00Z"/>
              </w:rPr>
            </w:pPr>
          </w:p>
        </w:tc>
        <w:tc>
          <w:tcPr>
            <w:tcW w:w="0" w:type="auto"/>
            <w:vAlign w:val="center"/>
          </w:tcPr>
          <w:p w14:paraId="00A86C7C" w14:textId="457B71FE" w:rsidR="00331748" w:rsidRPr="00383028" w:rsidDel="00C152DA" w:rsidRDefault="00331748" w:rsidP="001E7E52">
            <w:pPr>
              <w:pStyle w:val="Compact"/>
              <w:spacing w:line="240" w:lineRule="auto"/>
              <w:jc w:val="center"/>
              <w:rPr>
                <w:del w:id="350" w:author="Rosenberg, Joshua" w:date="2019-02-04T10:03:00Z"/>
              </w:rPr>
            </w:pPr>
          </w:p>
        </w:tc>
      </w:tr>
      <w:tr w:rsidR="00331748" w:rsidRPr="00383028" w:rsidDel="00C152DA" w14:paraId="639543AB" w14:textId="115F85AD" w:rsidTr="001E7E52">
        <w:trPr>
          <w:jc w:val="center"/>
          <w:del w:id="351" w:author="Rosenberg, Joshua" w:date="2019-02-04T10:03:00Z"/>
        </w:trPr>
        <w:tc>
          <w:tcPr>
            <w:tcW w:w="0" w:type="auto"/>
            <w:vAlign w:val="center"/>
          </w:tcPr>
          <w:p w14:paraId="0A7D167A" w14:textId="318A152F" w:rsidR="00331748" w:rsidRPr="00383028" w:rsidDel="00C152DA" w:rsidRDefault="00331748" w:rsidP="001E7E52">
            <w:pPr>
              <w:pStyle w:val="Compact"/>
              <w:spacing w:line="240" w:lineRule="auto"/>
              <w:jc w:val="center"/>
              <w:rPr>
                <w:del w:id="352" w:author="Rosenberg, Joshua" w:date="2019-02-04T10:03:00Z"/>
              </w:rPr>
            </w:pPr>
            <w:del w:id="353" w:author="Rosenberg, Joshua" w:date="2019-02-04T10:03:00Z">
              <w:r w:rsidRPr="00383028" w:rsidDel="00C152DA">
                <w:delText>Obs.</w:delText>
              </w:r>
            </w:del>
          </w:p>
        </w:tc>
        <w:tc>
          <w:tcPr>
            <w:tcW w:w="0" w:type="auto"/>
            <w:vAlign w:val="center"/>
          </w:tcPr>
          <w:p w14:paraId="7BD3FC44" w14:textId="67864FAB" w:rsidR="00331748" w:rsidRPr="00383028" w:rsidDel="00C152DA" w:rsidRDefault="00331748" w:rsidP="001E7E52">
            <w:pPr>
              <w:pStyle w:val="Compact"/>
              <w:spacing w:line="240" w:lineRule="auto"/>
              <w:jc w:val="center"/>
              <w:rPr>
                <w:del w:id="354" w:author="Rosenberg, Joshua" w:date="2019-02-04T10:03:00Z"/>
              </w:rPr>
            </w:pPr>
            <w:del w:id="355" w:author="Rosenberg, Joshua" w:date="2019-02-04T10:03:00Z">
              <w:r w:rsidRPr="00383028" w:rsidDel="00C152DA">
                <w:delText>.11</w:delText>
              </w:r>
            </w:del>
          </w:p>
        </w:tc>
        <w:tc>
          <w:tcPr>
            <w:tcW w:w="0" w:type="auto"/>
            <w:vAlign w:val="center"/>
          </w:tcPr>
          <w:p w14:paraId="0E81B484" w14:textId="13B15F76" w:rsidR="00331748" w:rsidRPr="00383028" w:rsidDel="00C152DA" w:rsidRDefault="00331748" w:rsidP="001E7E52">
            <w:pPr>
              <w:pStyle w:val="Compact"/>
              <w:spacing w:line="240" w:lineRule="auto"/>
              <w:jc w:val="center"/>
              <w:rPr>
                <w:del w:id="356" w:author="Rosenberg, Joshua" w:date="2019-02-04T10:03:00Z"/>
              </w:rPr>
            </w:pPr>
            <w:del w:id="357" w:author="Rosenberg, Joshua" w:date="2019-02-04T10:03:00Z">
              <w:r w:rsidRPr="00383028" w:rsidDel="00C152DA">
                <w:delText>.01</w:delText>
              </w:r>
            </w:del>
          </w:p>
        </w:tc>
        <w:tc>
          <w:tcPr>
            <w:tcW w:w="0" w:type="auto"/>
            <w:vAlign w:val="center"/>
          </w:tcPr>
          <w:p w14:paraId="20F6F084" w14:textId="40DCE0BD" w:rsidR="00331748" w:rsidRPr="00383028" w:rsidDel="00C152DA" w:rsidRDefault="00331748" w:rsidP="001E7E52">
            <w:pPr>
              <w:pStyle w:val="Compact"/>
              <w:spacing w:line="240" w:lineRule="auto"/>
              <w:jc w:val="center"/>
              <w:rPr>
                <w:del w:id="358" w:author="Rosenberg, Joshua" w:date="2019-02-04T10:03:00Z"/>
              </w:rPr>
            </w:pPr>
            <w:del w:id="359" w:author="Rosenberg, Joshua" w:date="2019-02-04T10:03:00Z">
              <w:r w:rsidRPr="00383028" w:rsidDel="00C152DA">
                <w:delText>.03</w:delText>
              </w:r>
            </w:del>
          </w:p>
        </w:tc>
        <w:tc>
          <w:tcPr>
            <w:tcW w:w="0" w:type="auto"/>
            <w:vAlign w:val="center"/>
          </w:tcPr>
          <w:p w14:paraId="3C75B326" w14:textId="32AB5038" w:rsidR="00331748" w:rsidRPr="00383028" w:rsidDel="00C152DA" w:rsidRDefault="00331748" w:rsidP="001E7E52">
            <w:pPr>
              <w:pStyle w:val="Compact"/>
              <w:spacing w:line="240" w:lineRule="auto"/>
              <w:jc w:val="center"/>
              <w:rPr>
                <w:del w:id="360" w:author="Rosenberg, Joshua" w:date="2019-02-04T10:03:00Z"/>
              </w:rPr>
            </w:pPr>
            <w:del w:id="361" w:author="Rosenberg, Joshua" w:date="2019-02-04T10:03:00Z">
              <w:r w:rsidRPr="00383028" w:rsidDel="00C152DA">
                <w:delText>-.01</w:delText>
              </w:r>
            </w:del>
          </w:p>
        </w:tc>
        <w:tc>
          <w:tcPr>
            <w:tcW w:w="0" w:type="auto"/>
            <w:vAlign w:val="center"/>
          </w:tcPr>
          <w:p w14:paraId="0A667F51" w14:textId="09804A8C" w:rsidR="00331748" w:rsidRPr="00383028" w:rsidDel="00C152DA" w:rsidRDefault="00331748" w:rsidP="001E7E52">
            <w:pPr>
              <w:pStyle w:val="Compact"/>
              <w:spacing w:line="240" w:lineRule="auto"/>
              <w:jc w:val="center"/>
              <w:rPr>
                <w:del w:id="362" w:author="Rosenberg, Joshua" w:date="2019-02-04T10:03:00Z"/>
              </w:rPr>
            </w:pPr>
            <w:del w:id="363" w:author="Rosenberg, Joshua" w:date="2019-02-04T10:03:00Z">
              <w:r w:rsidRPr="00383028" w:rsidDel="00C152DA">
                <w:delText>-.02</w:delText>
              </w:r>
            </w:del>
          </w:p>
        </w:tc>
        <w:tc>
          <w:tcPr>
            <w:tcW w:w="0" w:type="auto"/>
            <w:vAlign w:val="center"/>
          </w:tcPr>
          <w:p w14:paraId="192EF6FB" w14:textId="572194F3" w:rsidR="00331748" w:rsidRPr="00383028" w:rsidDel="00C152DA" w:rsidRDefault="00331748" w:rsidP="001E7E52">
            <w:pPr>
              <w:pStyle w:val="Compact"/>
              <w:spacing w:line="240" w:lineRule="auto"/>
              <w:jc w:val="center"/>
              <w:rPr>
                <w:del w:id="364" w:author="Rosenberg, Joshua" w:date="2019-02-04T10:03:00Z"/>
              </w:rPr>
            </w:pPr>
            <w:del w:id="365" w:author="Rosenberg, Joshua" w:date="2019-02-04T10:03:00Z">
              <w:r w:rsidRPr="00383028" w:rsidDel="00C152DA">
                <w:delText>-.00</w:delText>
              </w:r>
            </w:del>
          </w:p>
        </w:tc>
        <w:tc>
          <w:tcPr>
            <w:tcW w:w="0" w:type="auto"/>
            <w:vAlign w:val="center"/>
          </w:tcPr>
          <w:p w14:paraId="39C5C9A2" w14:textId="6D766422" w:rsidR="00331748" w:rsidRPr="00383028" w:rsidDel="00C152DA" w:rsidRDefault="00331748" w:rsidP="001E7E52">
            <w:pPr>
              <w:pStyle w:val="Compact"/>
              <w:spacing w:line="240" w:lineRule="auto"/>
              <w:jc w:val="center"/>
              <w:rPr>
                <w:del w:id="366" w:author="Rosenberg, Joshua" w:date="2019-02-04T10:03:00Z"/>
              </w:rPr>
            </w:pPr>
            <w:del w:id="367" w:author="Rosenberg, Joshua" w:date="2019-02-04T10:03:00Z">
              <w:r w:rsidRPr="00383028" w:rsidDel="00C152DA">
                <w:delText>.38</w:delText>
              </w:r>
            </w:del>
          </w:p>
        </w:tc>
        <w:tc>
          <w:tcPr>
            <w:tcW w:w="0" w:type="auto"/>
            <w:vAlign w:val="center"/>
          </w:tcPr>
          <w:p w14:paraId="73D52C82" w14:textId="71EC6D27" w:rsidR="00331748" w:rsidRPr="00383028" w:rsidDel="00C152DA" w:rsidRDefault="00331748" w:rsidP="001E7E52">
            <w:pPr>
              <w:pStyle w:val="Compact"/>
              <w:spacing w:line="240" w:lineRule="auto"/>
              <w:jc w:val="center"/>
              <w:rPr>
                <w:del w:id="368" w:author="Rosenberg, Joshua" w:date="2019-02-04T10:03:00Z"/>
              </w:rPr>
            </w:pPr>
          </w:p>
        </w:tc>
        <w:tc>
          <w:tcPr>
            <w:tcW w:w="0" w:type="auto"/>
            <w:vAlign w:val="center"/>
          </w:tcPr>
          <w:p w14:paraId="54195D34" w14:textId="1624544D" w:rsidR="00331748" w:rsidRPr="00383028" w:rsidDel="00C152DA" w:rsidRDefault="00331748" w:rsidP="001E7E52">
            <w:pPr>
              <w:pStyle w:val="Compact"/>
              <w:spacing w:line="240" w:lineRule="auto"/>
              <w:jc w:val="center"/>
              <w:rPr>
                <w:del w:id="369" w:author="Rosenberg, Joshua" w:date="2019-02-04T10:03:00Z"/>
              </w:rPr>
            </w:pPr>
          </w:p>
        </w:tc>
        <w:tc>
          <w:tcPr>
            <w:tcW w:w="0" w:type="auto"/>
            <w:vAlign w:val="center"/>
          </w:tcPr>
          <w:p w14:paraId="6C1975F8" w14:textId="0AC2CD71" w:rsidR="00331748" w:rsidRPr="00383028" w:rsidDel="00C152DA" w:rsidRDefault="00331748" w:rsidP="001E7E52">
            <w:pPr>
              <w:pStyle w:val="Compact"/>
              <w:spacing w:line="240" w:lineRule="auto"/>
              <w:jc w:val="center"/>
              <w:rPr>
                <w:del w:id="370" w:author="Rosenberg, Joshua" w:date="2019-02-04T10:03:00Z"/>
              </w:rPr>
            </w:pPr>
          </w:p>
        </w:tc>
        <w:tc>
          <w:tcPr>
            <w:tcW w:w="0" w:type="auto"/>
            <w:vAlign w:val="center"/>
          </w:tcPr>
          <w:p w14:paraId="27CFA262" w14:textId="6E5015C1" w:rsidR="00331748" w:rsidRPr="00383028" w:rsidDel="00C152DA" w:rsidRDefault="00331748" w:rsidP="001E7E52">
            <w:pPr>
              <w:pStyle w:val="Compact"/>
              <w:spacing w:line="240" w:lineRule="auto"/>
              <w:jc w:val="center"/>
              <w:rPr>
                <w:del w:id="371" w:author="Rosenberg, Joshua" w:date="2019-02-04T10:03:00Z"/>
              </w:rPr>
            </w:pPr>
          </w:p>
        </w:tc>
      </w:tr>
      <w:tr w:rsidR="00331748" w:rsidRPr="00383028" w:rsidDel="00C152DA" w14:paraId="12B6DF0C" w14:textId="78472ED1" w:rsidTr="001E7E52">
        <w:trPr>
          <w:jc w:val="center"/>
          <w:del w:id="372" w:author="Rosenberg, Joshua" w:date="2019-02-04T10:03:00Z"/>
        </w:trPr>
        <w:tc>
          <w:tcPr>
            <w:tcW w:w="0" w:type="auto"/>
            <w:vAlign w:val="center"/>
          </w:tcPr>
          <w:p w14:paraId="7051EE8E" w14:textId="1992FD7F" w:rsidR="00331748" w:rsidRPr="00383028" w:rsidDel="00C152DA" w:rsidRDefault="00331748" w:rsidP="001E7E52">
            <w:pPr>
              <w:pStyle w:val="Compact"/>
              <w:spacing w:line="240" w:lineRule="auto"/>
              <w:jc w:val="center"/>
              <w:rPr>
                <w:del w:id="373" w:author="Rosenberg, Joshua" w:date="2019-02-04T10:03:00Z"/>
              </w:rPr>
            </w:pPr>
            <w:del w:id="374" w:author="Rosenberg, Joshua" w:date="2019-02-04T10:03:00Z">
              <w:r w:rsidRPr="00383028" w:rsidDel="00C152DA">
                <w:delText>Gen.</w:delText>
              </w:r>
            </w:del>
          </w:p>
        </w:tc>
        <w:tc>
          <w:tcPr>
            <w:tcW w:w="0" w:type="auto"/>
            <w:vAlign w:val="center"/>
          </w:tcPr>
          <w:p w14:paraId="1239ABF5" w14:textId="0B08C565" w:rsidR="00331748" w:rsidRPr="00383028" w:rsidDel="00C152DA" w:rsidRDefault="00331748" w:rsidP="001E7E52">
            <w:pPr>
              <w:pStyle w:val="Compact"/>
              <w:spacing w:line="240" w:lineRule="auto"/>
              <w:jc w:val="center"/>
              <w:rPr>
                <w:del w:id="375" w:author="Rosenberg, Joshua" w:date="2019-02-04T10:03:00Z"/>
              </w:rPr>
            </w:pPr>
            <w:del w:id="376" w:author="Rosenberg, Joshua" w:date="2019-02-04T10:03:00Z">
              <w:r w:rsidRPr="00383028" w:rsidDel="00C152DA">
                <w:delText>-.08</w:delText>
              </w:r>
            </w:del>
          </w:p>
        </w:tc>
        <w:tc>
          <w:tcPr>
            <w:tcW w:w="0" w:type="auto"/>
            <w:vAlign w:val="center"/>
          </w:tcPr>
          <w:p w14:paraId="49869EE9" w14:textId="3630584F" w:rsidR="00331748" w:rsidRPr="00383028" w:rsidDel="00C152DA" w:rsidRDefault="00331748" w:rsidP="001E7E52">
            <w:pPr>
              <w:pStyle w:val="Compact"/>
              <w:spacing w:line="240" w:lineRule="auto"/>
              <w:jc w:val="center"/>
              <w:rPr>
                <w:del w:id="377" w:author="Rosenberg, Joshua" w:date="2019-02-04T10:03:00Z"/>
              </w:rPr>
            </w:pPr>
            <w:del w:id="378" w:author="Rosenberg, Joshua" w:date="2019-02-04T10:03:00Z">
              <w:r w:rsidRPr="00383028" w:rsidDel="00C152DA">
                <w:delText>.02</w:delText>
              </w:r>
            </w:del>
          </w:p>
        </w:tc>
        <w:tc>
          <w:tcPr>
            <w:tcW w:w="0" w:type="auto"/>
            <w:vAlign w:val="center"/>
          </w:tcPr>
          <w:p w14:paraId="4C8B205E" w14:textId="009419EA" w:rsidR="00331748" w:rsidRPr="00383028" w:rsidDel="00C152DA" w:rsidRDefault="00331748" w:rsidP="001E7E52">
            <w:pPr>
              <w:pStyle w:val="Compact"/>
              <w:spacing w:line="240" w:lineRule="auto"/>
              <w:jc w:val="center"/>
              <w:rPr>
                <w:del w:id="379" w:author="Rosenberg, Joshua" w:date="2019-02-04T10:03:00Z"/>
              </w:rPr>
            </w:pPr>
            <w:del w:id="380" w:author="Rosenberg, Joshua" w:date="2019-02-04T10:03:00Z">
              <w:r w:rsidRPr="00383028" w:rsidDel="00C152DA">
                <w:delText>.02</w:delText>
              </w:r>
            </w:del>
          </w:p>
        </w:tc>
        <w:tc>
          <w:tcPr>
            <w:tcW w:w="0" w:type="auto"/>
            <w:vAlign w:val="center"/>
          </w:tcPr>
          <w:p w14:paraId="10659A2E" w14:textId="047C39A8" w:rsidR="00331748" w:rsidRPr="00383028" w:rsidDel="00C152DA" w:rsidRDefault="00331748" w:rsidP="001E7E52">
            <w:pPr>
              <w:pStyle w:val="Compact"/>
              <w:spacing w:line="240" w:lineRule="auto"/>
              <w:jc w:val="center"/>
              <w:rPr>
                <w:del w:id="381" w:author="Rosenberg, Joshua" w:date="2019-02-04T10:03:00Z"/>
              </w:rPr>
            </w:pPr>
            <w:del w:id="382" w:author="Rosenberg, Joshua" w:date="2019-02-04T10:03:00Z">
              <w:r w:rsidRPr="00383028" w:rsidDel="00C152DA">
                <w:delText>-.03</w:delText>
              </w:r>
            </w:del>
          </w:p>
        </w:tc>
        <w:tc>
          <w:tcPr>
            <w:tcW w:w="0" w:type="auto"/>
            <w:vAlign w:val="center"/>
          </w:tcPr>
          <w:p w14:paraId="24D89CFF" w14:textId="57452A7A" w:rsidR="00331748" w:rsidRPr="00383028" w:rsidDel="00C152DA" w:rsidRDefault="00331748" w:rsidP="001E7E52">
            <w:pPr>
              <w:pStyle w:val="Compact"/>
              <w:spacing w:line="240" w:lineRule="auto"/>
              <w:jc w:val="center"/>
              <w:rPr>
                <w:del w:id="383" w:author="Rosenberg, Joshua" w:date="2019-02-04T10:03:00Z"/>
              </w:rPr>
            </w:pPr>
            <w:del w:id="384" w:author="Rosenberg, Joshua" w:date="2019-02-04T10:03:00Z">
              <w:r w:rsidRPr="00383028" w:rsidDel="00C152DA">
                <w:delText>-.01</w:delText>
              </w:r>
            </w:del>
          </w:p>
        </w:tc>
        <w:tc>
          <w:tcPr>
            <w:tcW w:w="0" w:type="auto"/>
            <w:vAlign w:val="center"/>
          </w:tcPr>
          <w:p w14:paraId="250BA4A7" w14:textId="03EE7A55" w:rsidR="00331748" w:rsidRPr="00383028" w:rsidDel="00C152DA" w:rsidRDefault="00331748" w:rsidP="001E7E52">
            <w:pPr>
              <w:pStyle w:val="Compact"/>
              <w:spacing w:line="240" w:lineRule="auto"/>
              <w:jc w:val="center"/>
              <w:rPr>
                <w:del w:id="385" w:author="Rosenberg, Joshua" w:date="2019-02-04T10:03:00Z"/>
              </w:rPr>
            </w:pPr>
            <w:del w:id="386" w:author="Rosenberg, Joshua" w:date="2019-02-04T10:03:00Z">
              <w:r w:rsidRPr="00383028" w:rsidDel="00C152DA">
                <w:delText>-.05</w:delText>
              </w:r>
            </w:del>
          </w:p>
        </w:tc>
        <w:tc>
          <w:tcPr>
            <w:tcW w:w="0" w:type="auto"/>
            <w:vAlign w:val="center"/>
          </w:tcPr>
          <w:p w14:paraId="4AB84F1E" w14:textId="65D21408" w:rsidR="00331748" w:rsidRPr="00383028" w:rsidDel="00C152DA" w:rsidRDefault="00331748" w:rsidP="001E7E52">
            <w:pPr>
              <w:pStyle w:val="Compact"/>
              <w:spacing w:line="240" w:lineRule="auto"/>
              <w:jc w:val="center"/>
              <w:rPr>
                <w:del w:id="387" w:author="Rosenberg, Joshua" w:date="2019-02-04T10:03:00Z"/>
              </w:rPr>
            </w:pPr>
            <w:del w:id="388" w:author="Rosenberg, Joshua" w:date="2019-02-04T10:03:00Z">
              <w:r w:rsidRPr="00383028" w:rsidDel="00C152DA">
                <w:delText>.31</w:delText>
              </w:r>
            </w:del>
          </w:p>
        </w:tc>
        <w:tc>
          <w:tcPr>
            <w:tcW w:w="0" w:type="auto"/>
            <w:vAlign w:val="center"/>
          </w:tcPr>
          <w:p w14:paraId="1BC0116F" w14:textId="7E0626EE" w:rsidR="00331748" w:rsidRPr="00383028" w:rsidDel="00C152DA" w:rsidRDefault="00331748" w:rsidP="001E7E52">
            <w:pPr>
              <w:pStyle w:val="Compact"/>
              <w:spacing w:line="240" w:lineRule="auto"/>
              <w:jc w:val="center"/>
              <w:rPr>
                <w:del w:id="389" w:author="Rosenberg, Joshua" w:date="2019-02-04T10:03:00Z"/>
              </w:rPr>
            </w:pPr>
            <w:del w:id="390" w:author="Rosenberg, Joshua" w:date="2019-02-04T10:03:00Z">
              <w:r w:rsidRPr="00383028" w:rsidDel="00C152DA">
                <w:delText>.30</w:delText>
              </w:r>
            </w:del>
          </w:p>
        </w:tc>
        <w:tc>
          <w:tcPr>
            <w:tcW w:w="0" w:type="auto"/>
            <w:vAlign w:val="center"/>
          </w:tcPr>
          <w:p w14:paraId="32699981" w14:textId="4D1083C1" w:rsidR="00331748" w:rsidRPr="00383028" w:rsidDel="00C152DA" w:rsidRDefault="00331748" w:rsidP="001E7E52">
            <w:pPr>
              <w:pStyle w:val="Compact"/>
              <w:spacing w:line="240" w:lineRule="auto"/>
              <w:jc w:val="center"/>
              <w:rPr>
                <w:del w:id="391" w:author="Rosenberg, Joshua" w:date="2019-02-04T10:03:00Z"/>
              </w:rPr>
            </w:pPr>
          </w:p>
        </w:tc>
        <w:tc>
          <w:tcPr>
            <w:tcW w:w="0" w:type="auto"/>
            <w:vAlign w:val="center"/>
          </w:tcPr>
          <w:p w14:paraId="1832BCF6" w14:textId="0D9B505E" w:rsidR="00331748" w:rsidRPr="00383028" w:rsidDel="00C152DA" w:rsidRDefault="00331748" w:rsidP="001E7E52">
            <w:pPr>
              <w:pStyle w:val="Compact"/>
              <w:spacing w:line="240" w:lineRule="auto"/>
              <w:jc w:val="center"/>
              <w:rPr>
                <w:del w:id="392" w:author="Rosenberg, Joshua" w:date="2019-02-04T10:03:00Z"/>
              </w:rPr>
            </w:pPr>
          </w:p>
        </w:tc>
        <w:tc>
          <w:tcPr>
            <w:tcW w:w="0" w:type="auto"/>
            <w:vAlign w:val="center"/>
          </w:tcPr>
          <w:p w14:paraId="6D87EDB3" w14:textId="1A66E40B" w:rsidR="00331748" w:rsidRPr="00383028" w:rsidDel="00C152DA" w:rsidRDefault="00331748" w:rsidP="001E7E52">
            <w:pPr>
              <w:pStyle w:val="Compact"/>
              <w:spacing w:line="240" w:lineRule="auto"/>
              <w:jc w:val="center"/>
              <w:rPr>
                <w:del w:id="393" w:author="Rosenberg, Joshua" w:date="2019-02-04T10:03:00Z"/>
              </w:rPr>
            </w:pPr>
          </w:p>
        </w:tc>
      </w:tr>
      <w:tr w:rsidR="00331748" w:rsidRPr="00383028" w:rsidDel="00C152DA" w14:paraId="42712F2D" w14:textId="3579D164" w:rsidTr="001E7E52">
        <w:trPr>
          <w:jc w:val="center"/>
          <w:del w:id="394" w:author="Rosenberg, Joshua" w:date="2019-02-04T10:03:00Z"/>
        </w:trPr>
        <w:tc>
          <w:tcPr>
            <w:tcW w:w="0" w:type="auto"/>
            <w:vAlign w:val="center"/>
          </w:tcPr>
          <w:p w14:paraId="0C977BF2" w14:textId="5D8407E8" w:rsidR="00331748" w:rsidRPr="00383028" w:rsidDel="00C152DA" w:rsidRDefault="00331748" w:rsidP="001E7E52">
            <w:pPr>
              <w:pStyle w:val="Compact"/>
              <w:spacing w:line="240" w:lineRule="auto"/>
              <w:jc w:val="center"/>
              <w:rPr>
                <w:del w:id="395" w:author="Rosenberg, Joshua" w:date="2019-02-04T10:03:00Z"/>
              </w:rPr>
            </w:pPr>
            <w:del w:id="396" w:author="Rosenberg, Joshua" w:date="2019-02-04T10:03:00Z">
              <w:r w:rsidRPr="00383028" w:rsidDel="00C152DA">
                <w:delText>Mod.</w:delText>
              </w:r>
            </w:del>
          </w:p>
        </w:tc>
        <w:tc>
          <w:tcPr>
            <w:tcW w:w="0" w:type="auto"/>
            <w:vAlign w:val="center"/>
          </w:tcPr>
          <w:p w14:paraId="2A7AA950" w14:textId="30AB4220" w:rsidR="00331748" w:rsidRPr="00383028" w:rsidDel="00C152DA" w:rsidRDefault="00331748" w:rsidP="001E7E52">
            <w:pPr>
              <w:pStyle w:val="Compact"/>
              <w:spacing w:line="240" w:lineRule="auto"/>
              <w:jc w:val="center"/>
              <w:rPr>
                <w:del w:id="397" w:author="Rosenberg, Joshua" w:date="2019-02-04T10:03:00Z"/>
              </w:rPr>
            </w:pPr>
            <w:del w:id="398" w:author="Rosenberg, Joshua" w:date="2019-02-04T10:03:00Z">
              <w:r w:rsidRPr="00383028" w:rsidDel="00C152DA">
                <w:delText>-.03</w:delText>
              </w:r>
            </w:del>
          </w:p>
        </w:tc>
        <w:tc>
          <w:tcPr>
            <w:tcW w:w="0" w:type="auto"/>
            <w:vAlign w:val="center"/>
          </w:tcPr>
          <w:p w14:paraId="3EBE36F5" w14:textId="730B4BD7" w:rsidR="00331748" w:rsidRPr="00383028" w:rsidDel="00C152DA" w:rsidRDefault="00331748" w:rsidP="001E7E52">
            <w:pPr>
              <w:pStyle w:val="Compact"/>
              <w:spacing w:line="240" w:lineRule="auto"/>
              <w:jc w:val="center"/>
              <w:rPr>
                <w:del w:id="399" w:author="Rosenberg, Joshua" w:date="2019-02-04T10:03:00Z"/>
              </w:rPr>
            </w:pPr>
            <w:del w:id="400" w:author="Rosenberg, Joshua" w:date="2019-02-04T10:03:00Z">
              <w:r w:rsidRPr="00383028" w:rsidDel="00C152DA">
                <w:delText>.02</w:delText>
              </w:r>
            </w:del>
          </w:p>
        </w:tc>
        <w:tc>
          <w:tcPr>
            <w:tcW w:w="0" w:type="auto"/>
            <w:vAlign w:val="center"/>
          </w:tcPr>
          <w:p w14:paraId="224F2721" w14:textId="4DC59E08" w:rsidR="00331748" w:rsidRPr="00383028" w:rsidDel="00C152DA" w:rsidRDefault="00331748" w:rsidP="001E7E52">
            <w:pPr>
              <w:pStyle w:val="Compact"/>
              <w:spacing w:line="240" w:lineRule="auto"/>
              <w:jc w:val="center"/>
              <w:rPr>
                <w:del w:id="401" w:author="Rosenberg, Joshua" w:date="2019-02-04T10:03:00Z"/>
              </w:rPr>
            </w:pPr>
            <w:del w:id="402" w:author="Rosenberg, Joshua" w:date="2019-02-04T10:03:00Z">
              <w:r w:rsidRPr="00383028" w:rsidDel="00C152DA">
                <w:delText>.01</w:delText>
              </w:r>
            </w:del>
          </w:p>
        </w:tc>
        <w:tc>
          <w:tcPr>
            <w:tcW w:w="0" w:type="auto"/>
            <w:vAlign w:val="center"/>
          </w:tcPr>
          <w:p w14:paraId="519CD376" w14:textId="5EFFE25B" w:rsidR="00331748" w:rsidRPr="00383028" w:rsidDel="00C152DA" w:rsidRDefault="00331748" w:rsidP="001E7E52">
            <w:pPr>
              <w:pStyle w:val="Compact"/>
              <w:spacing w:line="240" w:lineRule="auto"/>
              <w:jc w:val="center"/>
              <w:rPr>
                <w:del w:id="403" w:author="Rosenberg, Joshua" w:date="2019-02-04T10:03:00Z"/>
              </w:rPr>
            </w:pPr>
            <w:del w:id="404" w:author="Rosenberg, Joshua" w:date="2019-02-04T10:03:00Z">
              <w:r w:rsidRPr="00383028" w:rsidDel="00C152DA">
                <w:delText>.01</w:delText>
              </w:r>
            </w:del>
          </w:p>
        </w:tc>
        <w:tc>
          <w:tcPr>
            <w:tcW w:w="0" w:type="auto"/>
            <w:vAlign w:val="center"/>
          </w:tcPr>
          <w:p w14:paraId="086931BC" w14:textId="03AD8810" w:rsidR="00331748" w:rsidRPr="00383028" w:rsidDel="00C152DA" w:rsidRDefault="00331748" w:rsidP="001E7E52">
            <w:pPr>
              <w:pStyle w:val="Compact"/>
              <w:spacing w:line="240" w:lineRule="auto"/>
              <w:jc w:val="center"/>
              <w:rPr>
                <w:del w:id="405" w:author="Rosenberg, Joshua" w:date="2019-02-04T10:03:00Z"/>
              </w:rPr>
            </w:pPr>
            <w:del w:id="406" w:author="Rosenberg, Joshua" w:date="2019-02-04T10:03:00Z">
              <w:r w:rsidRPr="00383028" w:rsidDel="00C152DA">
                <w:delText>.03</w:delText>
              </w:r>
            </w:del>
          </w:p>
        </w:tc>
        <w:tc>
          <w:tcPr>
            <w:tcW w:w="0" w:type="auto"/>
            <w:vAlign w:val="center"/>
          </w:tcPr>
          <w:p w14:paraId="46A5A0EF" w14:textId="26845EF6" w:rsidR="00331748" w:rsidRPr="00383028" w:rsidDel="00C152DA" w:rsidRDefault="00331748" w:rsidP="001E7E52">
            <w:pPr>
              <w:pStyle w:val="Compact"/>
              <w:spacing w:line="240" w:lineRule="auto"/>
              <w:jc w:val="center"/>
              <w:rPr>
                <w:del w:id="407" w:author="Rosenberg, Joshua" w:date="2019-02-04T10:03:00Z"/>
              </w:rPr>
            </w:pPr>
            <w:del w:id="408" w:author="Rosenberg, Joshua" w:date="2019-02-04T10:03:00Z">
              <w:r w:rsidRPr="00383028" w:rsidDel="00C152DA">
                <w:delText>-.00</w:delText>
              </w:r>
            </w:del>
          </w:p>
        </w:tc>
        <w:tc>
          <w:tcPr>
            <w:tcW w:w="0" w:type="auto"/>
            <w:vAlign w:val="center"/>
          </w:tcPr>
          <w:p w14:paraId="5B1BCE09" w14:textId="73D08C62" w:rsidR="00331748" w:rsidRPr="00383028" w:rsidDel="00C152DA" w:rsidRDefault="00331748" w:rsidP="001E7E52">
            <w:pPr>
              <w:pStyle w:val="Compact"/>
              <w:spacing w:line="240" w:lineRule="auto"/>
              <w:jc w:val="center"/>
              <w:rPr>
                <w:del w:id="409" w:author="Rosenberg, Joshua" w:date="2019-02-04T10:03:00Z"/>
              </w:rPr>
            </w:pPr>
            <w:del w:id="410" w:author="Rosenberg, Joshua" w:date="2019-02-04T10:03:00Z">
              <w:r w:rsidRPr="00383028" w:rsidDel="00C152DA">
                <w:delText>.42</w:delText>
              </w:r>
            </w:del>
          </w:p>
        </w:tc>
        <w:tc>
          <w:tcPr>
            <w:tcW w:w="0" w:type="auto"/>
            <w:vAlign w:val="center"/>
          </w:tcPr>
          <w:p w14:paraId="54BC079C" w14:textId="6A0652E3" w:rsidR="00331748" w:rsidRPr="00383028" w:rsidDel="00C152DA" w:rsidRDefault="00331748" w:rsidP="001E7E52">
            <w:pPr>
              <w:pStyle w:val="Compact"/>
              <w:spacing w:line="240" w:lineRule="auto"/>
              <w:jc w:val="center"/>
              <w:rPr>
                <w:del w:id="411" w:author="Rosenberg, Joshua" w:date="2019-02-04T10:03:00Z"/>
              </w:rPr>
            </w:pPr>
            <w:del w:id="412" w:author="Rosenberg, Joshua" w:date="2019-02-04T10:03:00Z">
              <w:r w:rsidRPr="00383028" w:rsidDel="00C152DA">
                <w:delText>.19</w:delText>
              </w:r>
            </w:del>
          </w:p>
        </w:tc>
        <w:tc>
          <w:tcPr>
            <w:tcW w:w="0" w:type="auto"/>
            <w:vAlign w:val="center"/>
          </w:tcPr>
          <w:p w14:paraId="4C7CCB6E" w14:textId="0D89E557" w:rsidR="00331748" w:rsidRPr="00383028" w:rsidDel="00C152DA" w:rsidRDefault="00331748" w:rsidP="001E7E52">
            <w:pPr>
              <w:pStyle w:val="Compact"/>
              <w:spacing w:line="240" w:lineRule="auto"/>
              <w:jc w:val="center"/>
              <w:rPr>
                <w:del w:id="413" w:author="Rosenberg, Joshua" w:date="2019-02-04T10:03:00Z"/>
              </w:rPr>
            </w:pPr>
            <w:del w:id="414" w:author="Rosenberg, Joshua" w:date="2019-02-04T10:03:00Z">
              <w:r w:rsidRPr="00383028" w:rsidDel="00C152DA">
                <w:delText>.35</w:delText>
              </w:r>
            </w:del>
          </w:p>
        </w:tc>
        <w:tc>
          <w:tcPr>
            <w:tcW w:w="0" w:type="auto"/>
            <w:vAlign w:val="center"/>
          </w:tcPr>
          <w:p w14:paraId="6A951A0B" w14:textId="7E2FEC0E" w:rsidR="00331748" w:rsidRPr="00383028" w:rsidDel="00C152DA" w:rsidRDefault="00331748" w:rsidP="001E7E52">
            <w:pPr>
              <w:pStyle w:val="Compact"/>
              <w:spacing w:line="240" w:lineRule="auto"/>
              <w:jc w:val="center"/>
              <w:rPr>
                <w:del w:id="415" w:author="Rosenberg, Joshua" w:date="2019-02-04T10:03:00Z"/>
              </w:rPr>
            </w:pPr>
          </w:p>
        </w:tc>
        <w:tc>
          <w:tcPr>
            <w:tcW w:w="0" w:type="auto"/>
            <w:vAlign w:val="center"/>
          </w:tcPr>
          <w:p w14:paraId="75150517" w14:textId="0F7FD0CC" w:rsidR="00331748" w:rsidRPr="00383028" w:rsidDel="00C152DA" w:rsidRDefault="00331748" w:rsidP="001E7E52">
            <w:pPr>
              <w:pStyle w:val="Compact"/>
              <w:spacing w:line="240" w:lineRule="auto"/>
              <w:jc w:val="center"/>
              <w:rPr>
                <w:del w:id="416" w:author="Rosenberg, Joshua" w:date="2019-02-04T10:03:00Z"/>
              </w:rPr>
            </w:pPr>
          </w:p>
        </w:tc>
      </w:tr>
      <w:tr w:rsidR="00331748" w:rsidRPr="00383028" w:rsidDel="00C152DA" w14:paraId="127A03F1" w14:textId="726A1120" w:rsidTr="001E7E52">
        <w:trPr>
          <w:jc w:val="center"/>
          <w:del w:id="417" w:author="Rosenberg, Joshua" w:date="2019-02-04T10:03:00Z"/>
        </w:trPr>
        <w:tc>
          <w:tcPr>
            <w:tcW w:w="0" w:type="auto"/>
            <w:vAlign w:val="center"/>
          </w:tcPr>
          <w:p w14:paraId="0B2BB9E0" w14:textId="6EAFD3C5" w:rsidR="00331748" w:rsidRPr="00383028" w:rsidDel="00C152DA" w:rsidRDefault="00331748" w:rsidP="001E7E52">
            <w:pPr>
              <w:pStyle w:val="Compact"/>
              <w:spacing w:line="240" w:lineRule="auto"/>
              <w:jc w:val="center"/>
              <w:rPr>
                <w:del w:id="418" w:author="Rosenberg, Joshua" w:date="2019-02-04T10:03:00Z"/>
              </w:rPr>
            </w:pPr>
            <w:del w:id="419" w:author="Rosenberg, Joshua" w:date="2019-02-04T10:03:00Z">
              <w:r w:rsidRPr="00383028" w:rsidDel="00C152DA">
                <w:delText>Com.</w:delText>
              </w:r>
            </w:del>
          </w:p>
        </w:tc>
        <w:tc>
          <w:tcPr>
            <w:tcW w:w="0" w:type="auto"/>
            <w:vAlign w:val="center"/>
          </w:tcPr>
          <w:p w14:paraId="278688C3" w14:textId="684BEB7E" w:rsidR="00331748" w:rsidRPr="00383028" w:rsidDel="00C152DA" w:rsidRDefault="00331748" w:rsidP="001E7E52">
            <w:pPr>
              <w:pStyle w:val="Compact"/>
              <w:spacing w:line="240" w:lineRule="auto"/>
              <w:jc w:val="center"/>
              <w:rPr>
                <w:del w:id="420" w:author="Rosenberg, Joshua" w:date="2019-02-04T10:03:00Z"/>
              </w:rPr>
            </w:pPr>
            <w:del w:id="421" w:author="Rosenberg, Joshua" w:date="2019-02-04T10:03:00Z">
              <w:r w:rsidRPr="00383028" w:rsidDel="00C152DA">
                <w:delText>-.10</w:delText>
              </w:r>
            </w:del>
          </w:p>
        </w:tc>
        <w:tc>
          <w:tcPr>
            <w:tcW w:w="0" w:type="auto"/>
            <w:vAlign w:val="center"/>
          </w:tcPr>
          <w:p w14:paraId="6F397821" w14:textId="74A6BB3E" w:rsidR="00331748" w:rsidRPr="00383028" w:rsidDel="00C152DA" w:rsidRDefault="00331748" w:rsidP="001E7E52">
            <w:pPr>
              <w:pStyle w:val="Compact"/>
              <w:spacing w:line="240" w:lineRule="auto"/>
              <w:jc w:val="center"/>
              <w:rPr>
                <w:del w:id="422" w:author="Rosenberg, Joshua" w:date="2019-02-04T10:03:00Z"/>
              </w:rPr>
            </w:pPr>
            <w:del w:id="423" w:author="Rosenberg, Joshua" w:date="2019-02-04T10:03:00Z">
              <w:r w:rsidRPr="00383028" w:rsidDel="00C152DA">
                <w:delText>.00</w:delText>
              </w:r>
            </w:del>
          </w:p>
        </w:tc>
        <w:tc>
          <w:tcPr>
            <w:tcW w:w="0" w:type="auto"/>
            <w:vAlign w:val="center"/>
          </w:tcPr>
          <w:p w14:paraId="0AC27B49" w14:textId="72B46314" w:rsidR="00331748" w:rsidRPr="00383028" w:rsidDel="00C152DA" w:rsidRDefault="00331748" w:rsidP="001E7E52">
            <w:pPr>
              <w:pStyle w:val="Compact"/>
              <w:spacing w:line="240" w:lineRule="auto"/>
              <w:jc w:val="center"/>
              <w:rPr>
                <w:del w:id="424" w:author="Rosenberg, Joshua" w:date="2019-02-04T10:03:00Z"/>
              </w:rPr>
            </w:pPr>
            <w:del w:id="425" w:author="Rosenberg, Joshua" w:date="2019-02-04T10:03:00Z">
              <w:r w:rsidRPr="00383028" w:rsidDel="00C152DA">
                <w:delText>-.02</w:delText>
              </w:r>
            </w:del>
          </w:p>
        </w:tc>
        <w:tc>
          <w:tcPr>
            <w:tcW w:w="0" w:type="auto"/>
            <w:vAlign w:val="center"/>
          </w:tcPr>
          <w:p w14:paraId="62004535" w14:textId="692DCF2A" w:rsidR="00331748" w:rsidRPr="00383028" w:rsidDel="00C152DA" w:rsidRDefault="00331748" w:rsidP="001E7E52">
            <w:pPr>
              <w:pStyle w:val="Compact"/>
              <w:spacing w:line="240" w:lineRule="auto"/>
              <w:jc w:val="center"/>
              <w:rPr>
                <w:del w:id="426" w:author="Rosenberg, Joshua" w:date="2019-02-04T10:03:00Z"/>
              </w:rPr>
            </w:pPr>
            <w:del w:id="427" w:author="Rosenberg, Joshua" w:date="2019-02-04T10:03:00Z">
              <w:r w:rsidRPr="00383028" w:rsidDel="00C152DA">
                <w:delText>-.05</w:delText>
              </w:r>
            </w:del>
          </w:p>
        </w:tc>
        <w:tc>
          <w:tcPr>
            <w:tcW w:w="0" w:type="auto"/>
            <w:vAlign w:val="center"/>
          </w:tcPr>
          <w:p w14:paraId="3F6BEA1B" w14:textId="22FC89D9" w:rsidR="00331748" w:rsidRPr="00383028" w:rsidDel="00C152DA" w:rsidRDefault="00331748" w:rsidP="001E7E52">
            <w:pPr>
              <w:pStyle w:val="Compact"/>
              <w:spacing w:line="240" w:lineRule="auto"/>
              <w:jc w:val="center"/>
              <w:rPr>
                <w:del w:id="428" w:author="Rosenberg, Joshua" w:date="2019-02-04T10:03:00Z"/>
              </w:rPr>
            </w:pPr>
            <w:del w:id="429" w:author="Rosenberg, Joshua" w:date="2019-02-04T10:03:00Z">
              <w:r w:rsidRPr="00383028" w:rsidDel="00C152DA">
                <w:delText>-.06</w:delText>
              </w:r>
            </w:del>
          </w:p>
        </w:tc>
        <w:tc>
          <w:tcPr>
            <w:tcW w:w="0" w:type="auto"/>
            <w:vAlign w:val="center"/>
          </w:tcPr>
          <w:p w14:paraId="2A00DE35" w14:textId="53115C8C" w:rsidR="00331748" w:rsidRPr="00383028" w:rsidDel="00C152DA" w:rsidRDefault="00331748" w:rsidP="001E7E52">
            <w:pPr>
              <w:pStyle w:val="Compact"/>
              <w:spacing w:line="240" w:lineRule="auto"/>
              <w:jc w:val="center"/>
              <w:rPr>
                <w:del w:id="430" w:author="Rosenberg, Joshua" w:date="2019-02-04T10:03:00Z"/>
              </w:rPr>
            </w:pPr>
            <w:del w:id="431" w:author="Rosenberg, Joshua" w:date="2019-02-04T10:03:00Z">
              <w:r w:rsidRPr="00383028" w:rsidDel="00C152DA">
                <w:delText>-.03</w:delText>
              </w:r>
            </w:del>
          </w:p>
        </w:tc>
        <w:tc>
          <w:tcPr>
            <w:tcW w:w="0" w:type="auto"/>
            <w:vAlign w:val="center"/>
          </w:tcPr>
          <w:p w14:paraId="7E596D45" w14:textId="2D7356CA" w:rsidR="00331748" w:rsidRPr="00383028" w:rsidDel="00C152DA" w:rsidRDefault="00331748" w:rsidP="001E7E52">
            <w:pPr>
              <w:pStyle w:val="Compact"/>
              <w:spacing w:line="240" w:lineRule="auto"/>
              <w:jc w:val="center"/>
              <w:rPr>
                <w:del w:id="432" w:author="Rosenberg, Joshua" w:date="2019-02-04T10:03:00Z"/>
              </w:rPr>
            </w:pPr>
            <w:del w:id="433" w:author="Rosenberg, Joshua" w:date="2019-02-04T10:03:00Z">
              <w:r w:rsidRPr="00383028" w:rsidDel="00C152DA">
                <w:delText>.42</w:delText>
              </w:r>
            </w:del>
          </w:p>
        </w:tc>
        <w:tc>
          <w:tcPr>
            <w:tcW w:w="0" w:type="auto"/>
            <w:vAlign w:val="center"/>
          </w:tcPr>
          <w:p w14:paraId="47C1DDFC" w14:textId="5F8E8F14" w:rsidR="00331748" w:rsidRPr="00383028" w:rsidDel="00C152DA" w:rsidRDefault="00331748" w:rsidP="001E7E52">
            <w:pPr>
              <w:pStyle w:val="Compact"/>
              <w:spacing w:line="240" w:lineRule="auto"/>
              <w:jc w:val="center"/>
              <w:rPr>
                <w:del w:id="434" w:author="Rosenberg, Joshua" w:date="2019-02-04T10:03:00Z"/>
              </w:rPr>
            </w:pPr>
            <w:del w:id="435" w:author="Rosenberg, Joshua" w:date="2019-02-04T10:03:00Z">
              <w:r w:rsidRPr="00383028" w:rsidDel="00C152DA">
                <w:delText>.20</w:delText>
              </w:r>
            </w:del>
          </w:p>
        </w:tc>
        <w:tc>
          <w:tcPr>
            <w:tcW w:w="0" w:type="auto"/>
            <w:vAlign w:val="center"/>
          </w:tcPr>
          <w:p w14:paraId="736DF85E" w14:textId="41CC1682" w:rsidR="00331748" w:rsidRPr="00383028" w:rsidDel="00C152DA" w:rsidRDefault="00331748" w:rsidP="001E7E52">
            <w:pPr>
              <w:pStyle w:val="Compact"/>
              <w:spacing w:line="240" w:lineRule="auto"/>
              <w:jc w:val="center"/>
              <w:rPr>
                <w:del w:id="436" w:author="Rosenberg, Joshua" w:date="2019-02-04T10:03:00Z"/>
              </w:rPr>
            </w:pPr>
            <w:del w:id="437" w:author="Rosenberg, Joshua" w:date="2019-02-04T10:03:00Z">
              <w:r w:rsidRPr="00383028" w:rsidDel="00C152DA">
                <w:delText>.38</w:delText>
              </w:r>
            </w:del>
          </w:p>
        </w:tc>
        <w:tc>
          <w:tcPr>
            <w:tcW w:w="0" w:type="auto"/>
            <w:vAlign w:val="center"/>
          </w:tcPr>
          <w:p w14:paraId="5CDE1699" w14:textId="7F2464A9" w:rsidR="00331748" w:rsidRPr="00383028" w:rsidDel="00C152DA" w:rsidRDefault="00331748" w:rsidP="001E7E52">
            <w:pPr>
              <w:pStyle w:val="Compact"/>
              <w:spacing w:line="240" w:lineRule="auto"/>
              <w:jc w:val="center"/>
              <w:rPr>
                <w:del w:id="438" w:author="Rosenberg, Joshua" w:date="2019-02-04T10:03:00Z"/>
              </w:rPr>
            </w:pPr>
            <w:del w:id="439" w:author="Rosenberg, Joshua" w:date="2019-02-04T10:03:00Z">
              <w:r w:rsidRPr="00383028" w:rsidDel="00C152DA">
                <w:delText>.50</w:delText>
              </w:r>
            </w:del>
          </w:p>
        </w:tc>
        <w:tc>
          <w:tcPr>
            <w:tcW w:w="0" w:type="auto"/>
            <w:vAlign w:val="center"/>
          </w:tcPr>
          <w:p w14:paraId="4F15CD83" w14:textId="3236911F" w:rsidR="00331748" w:rsidRPr="00383028" w:rsidDel="00C152DA" w:rsidRDefault="00331748" w:rsidP="001E7E52">
            <w:pPr>
              <w:pStyle w:val="Compact"/>
              <w:spacing w:line="240" w:lineRule="auto"/>
              <w:jc w:val="center"/>
              <w:rPr>
                <w:del w:id="440" w:author="Rosenberg, Joshua" w:date="2019-02-04T10:03:00Z"/>
              </w:rPr>
            </w:pPr>
          </w:p>
        </w:tc>
      </w:tr>
    </w:tbl>
    <w:p w14:paraId="642176CC" w14:textId="53187C41" w:rsidR="00C152DA" w:rsidRPr="00C152DA" w:rsidRDefault="00C152DA" w:rsidP="00730760">
      <w:pPr>
        <w:pStyle w:val="Heading2"/>
        <w:jc w:val="center"/>
        <w:rPr>
          <w:ins w:id="441" w:author="Rosenberg, Joshua" w:date="2019-02-04T10:03:00Z"/>
          <w:rFonts w:cs="Times New Roman"/>
          <w:b w:val="0"/>
          <w:rPrChange w:id="442" w:author="Rosenberg, Joshua" w:date="2019-02-04T10:03:00Z">
            <w:rPr>
              <w:ins w:id="443" w:author="Rosenberg, Joshua" w:date="2019-02-04T10:03:00Z"/>
              <w:rFonts w:cs="Times New Roman"/>
            </w:rPr>
          </w:rPrChange>
        </w:rPr>
        <w:pPrChange w:id="444" w:author="Rosenberg, Joshua" w:date="2019-02-04T10:03:00Z">
          <w:pPr>
            <w:pStyle w:val="Heading2"/>
          </w:pPr>
        </w:pPrChange>
      </w:pPr>
      <w:ins w:id="445" w:author="Rosenberg, Joshua" w:date="2019-02-04T10:03:00Z">
        <w:r w:rsidRPr="00C152DA">
          <w:rPr>
            <w:rFonts w:cs="Times New Roman"/>
            <w:b w:val="0"/>
            <w:rPrChange w:id="446" w:author="Rosenberg, Joshua" w:date="2019-02-04T10:03:00Z">
              <w:rPr>
                <w:rFonts w:cs="Times New Roman"/>
              </w:rPr>
            </w:rPrChange>
          </w:rPr>
          <w:t>[INSERT TABLE 4 ABOUT HERE]</w:t>
        </w:r>
      </w:ins>
    </w:p>
    <w:p w14:paraId="6DF5F6DC" w14:textId="6A1FE1AC" w:rsidR="00331748" w:rsidRPr="00383028" w:rsidRDefault="00331748" w:rsidP="00331748">
      <w:pPr>
        <w:pStyle w:val="Heading2"/>
        <w:rPr>
          <w:rFonts w:cs="Times New Roman"/>
        </w:rPr>
      </w:pPr>
      <w:r w:rsidRPr="00383028">
        <w:rPr>
          <w:rFonts w:cs="Times New Roman"/>
        </w:rPr>
        <w:t>Results for Research Question #1</w:t>
      </w:r>
      <w:r w:rsidR="00C221CE" w:rsidRPr="00383028">
        <w:rPr>
          <w:rFonts w:cs="Times New Roman"/>
        </w:rPr>
        <w:t>: How frequent is work with data in summer STEM programs?</w:t>
      </w:r>
    </w:p>
    <w:p w14:paraId="11054DCF" w14:textId="2A79D8D2" w:rsidR="00E55A9B" w:rsidRDefault="000E2766" w:rsidP="00E55A9B">
      <w:pPr>
        <w:pStyle w:val="Heading3"/>
        <w:framePr w:wrap="auto" w:vAnchor="margin" w:yAlign="inline"/>
        <w:spacing w:line="480" w:lineRule="auto"/>
        <w:rPr>
          <w:ins w:id="447" w:author="Rosenberg, Joshua" w:date="2019-02-04T10:04:00Z"/>
          <w:rFonts w:cs="Times New Roman"/>
          <w:b w:val="0"/>
        </w:rPr>
      </w:pPr>
      <w:r w:rsidRPr="00383028">
        <w:rPr>
          <w:rFonts w:cs="Times New Roman"/>
          <w:b w:val="0"/>
        </w:rPr>
        <w:t xml:space="preserve">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 </w:t>
      </w:r>
      <w:r w:rsidR="00331748" w:rsidRPr="00383028">
        <w:rPr>
          <w:rFonts w:cs="Times New Roman"/>
          <w:b w:val="0"/>
        </w:rPr>
        <w:t xml:space="preserve">Of the 236 instructional episodes used in the analysis, 170 (72%) </w:t>
      </w:r>
      <w:r w:rsidR="00CE6D3F" w:rsidRPr="00383028">
        <w:rPr>
          <w:rFonts w:cs="Times New Roman"/>
          <w:b w:val="0"/>
        </w:rPr>
        <w:t>involved</w:t>
      </w:r>
      <w:r w:rsidR="00331748" w:rsidRPr="00383028">
        <w:rPr>
          <w:rFonts w:cs="Times New Roman"/>
          <w:b w:val="0"/>
        </w:rPr>
        <w:t xml:space="preserve"> one or more of the five aspects of work with data. As presented in </w:t>
      </w:r>
      <w:del w:id="448" w:author="Rosenberg, Joshua" w:date="2019-02-04T09:59:00Z">
        <w:r w:rsidR="00BF2B9D" w:rsidRPr="00383028" w:rsidDel="00B76D4C">
          <w:rPr>
            <w:rFonts w:cs="Times New Roman"/>
            <w:b w:val="0"/>
          </w:rPr>
          <w:delText>Figure 2</w:delText>
        </w:r>
      </w:del>
      <w:ins w:id="449" w:author="Rosenberg, Joshua" w:date="2019-02-04T09:59:00Z">
        <w:r w:rsidR="00B76D4C">
          <w:rPr>
            <w:rFonts w:cs="Times New Roman"/>
            <w:b w:val="0"/>
          </w:rPr>
          <w:t xml:space="preserve">Table </w:t>
        </w:r>
      </w:ins>
      <w:ins w:id="450" w:author="Rosenberg, Joshua" w:date="2019-02-04T10:03:00Z">
        <w:r w:rsidR="00730760">
          <w:rPr>
            <w:rFonts w:cs="Times New Roman"/>
            <w:b w:val="0"/>
          </w:rPr>
          <w:t>5</w:t>
        </w:r>
      </w:ins>
      <w:r w:rsidR="00331748" w:rsidRPr="00383028">
        <w:rPr>
          <w:rFonts w:cs="Times New Roman"/>
          <w:b w:val="0"/>
        </w:rPr>
        <w:t xml:space="preserve">, the five aspects of work with data occurred regularly. </w:t>
      </w:r>
    </w:p>
    <w:p w14:paraId="1F7FAA36" w14:textId="593659E8" w:rsidR="00730760" w:rsidRPr="00730760" w:rsidRDefault="00730760" w:rsidP="00730760">
      <w:pPr>
        <w:pStyle w:val="BodyText"/>
        <w:jc w:val="center"/>
        <w:pPrChange w:id="451" w:author="Rosenberg, Joshua" w:date="2019-02-04T10:04:00Z">
          <w:pPr>
            <w:pStyle w:val="Heading3"/>
            <w:framePr w:wrap="auto" w:vAnchor="margin" w:yAlign="inline"/>
            <w:spacing w:line="480" w:lineRule="auto"/>
          </w:pPr>
        </w:pPrChange>
      </w:pPr>
      <w:ins w:id="452" w:author="Rosenberg, Joshua" w:date="2019-02-04T10:04:00Z">
        <w:r>
          <w:t>[INSERT TABLE 5 ABOUT HERE]</w:t>
        </w:r>
      </w:ins>
    </w:p>
    <w:p w14:paraId="34047158" w14:textId="1EDFF282" w:rsidR="00E55A9B" w:rsidRPr="00383028" w:rsidDel="00B76D4C" w:rsidRDefault="00E55A9B" w:rsidP="00E55A9B">
      <w:pPr>
        <w:pStyle w:val="Heading3"/>
        <w:framePr w:wrap="auto" w:vAnchor="margin" w:yAlign="inline"/>
        <w:spacing w:line="480" w:lineRule="auto"/>
        <w:ind w:firstLine="0"/>
        <w:rPr>
          <w:del w:id="453" w:author="Rosenberg, Joshua" w:date="2019-02-04T09:59:00Z"/>
          <w:rFonts w:cs="Times New Roman"/>
          <w:b w:val="0"/>
        </w:rPr>
      </w:pPr>
      <w:del w:id="454" w:author="Rosenberg, Joshua" w:date="2019-02-04T09:59:00Z">
        <w:r w:rsidRPr="00383028" w:rsidDel="00B76D4C">
          <w:rPr>
            <w:rFonts w:cs="Times New Roman"/>
            <w:b w:val="0"/>
          </w:rPr>
          <w:delText xml:space="preserve">Figure 2. The frequency of the five aspects of work with data from coding video-recordings of the programs. </w:delText>
        </w:r>
      </w:del>
    </w:p>
    <w:p w14:paraId="30FC2FCA" w14:textId="633EC89B" w:rsidR="00E55A9B" w:rsidRPr="00383028" w:rsidDel="00B76D4C" w:rsidRDefault="00E55A9B" w:rsidP="00E55A9B">
      <w:pPr>
        <w:pStyle w:val="Heading3"/>
        <w:framePr w:wrap="auto" w:vAnchor="margin" w:yAlign="inline"/>
        <w:spacing w:line="480" w:lineRule="auto"/>
        <w:ind w:firstLine="0"/>
        <w:rPr>
          <w:del w:id="455" w:author="Rosenberg, Joshua" w:date="2019-02-04T09:59:00Z"/>
          <w:rFonts w:cs="Times New Roman"/>
          <w:b w:val="0"/>
        </w:rPr>
      </w:pPr>
      <w:del w:id="456" w:author="Rosenberg, Joshua" w:date="2019-02-04T09:59:00Z">
        <w:r w:rsidRPr="00383028" w:rsidDel="00B76D4C">
          <w:rPr>
            <w:rFonts w:cs="Times New Roman"/>
            <w:b w:val="0"/>
            <w:noProof/>
          </w:rPr>
          <w:drawing>
            <wp:inline distT="0" distB="0" distL="0" distR="0" wp14:anchorId="45273082" wp14:editId="265CCF2F">
              <wp:extent cx="5989320" cy="398566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9338" cy="3992329"/>
                      </a:xfrm>
                      <a:prstGeom prst="rect">
                        <a:avLst/>
                      </a:prstGeom>
                    </pic:spPr>
                  </pic:pic>
                </a:graphicData>
              </a:graphic>
            </wp:inline>
          </w:drawing>
        </w:r>
      </w:del>
    </w:p>
    <w:p w14:paraId="258402D7" w14:textId="112DAD00" w:rsidR="00E55A9B" w:rsidRPr="00383028" w:rsidRDefault="00331748" w:rsidP="00306F4F">
      <w:pPr>
        <w:pStyle w:val="Heading3"/>
        <w:framePr w:wrap="auto" w:vAnchor="margin" w:yAlign="inline"/>
        <w:spacing w:line="480" w:lineRule="auto"/>
        <w:jc w:val="center"/>
        <w:rPr>
          <w:rFonts w:cs="Times New Roman"/>
        </w:rPr>
        <w:pPrChange w:id="457" w:author="Rosenberg, Joshua" w:date="2019-02-04T10:05:00Z">
          <w:pPr>
            <w:pStyle w:val="Heading3"/>
            <w:framePr w:wrap="auto" w:vAnchor="margin" w:yAlign="inline"/>
            <w:spacing w:line="480" w:lineRule="auto"/>
          </w:pPr>
        </w:pPrChange>
      </w:pPr>
      <w:r w:rsidRPr="00383028">
        <w:rPr>
          <w:rFonts w:cs="Times New Roman"/>
          <w:b w:val="0"/>
        </w:rPr>
        <w:t xml:space="preserve">Making observations </w:t>
      </w:r>
      <w:r w:rsidR="00CE6D3F" w:rsidRPr="00383028">
        <w:rPr>
          <w:rFonts w:cs="Times New Roman"/>
          <w:b w:val="0"/>
        </w:rPr>
        <w:t xml:space="preserve">was </w:t>
      </w:r>
      <w:r w:rsidRPr="00383028">
        <w:rPr>
          <w:rFonts w:cs="Times New Roman"/>
          <w:b w:val="0"/>
        </w:rPr>
        <w:t xml:space="preserve">the least frequent of the five aspects, occurring in 24% of instructional episodes. Data modeling was the next </w:t>
      </w:r>
      <w:r w:rsidR="00EA261F" w:rsidRPr="00383028">
        <w:rPr>
          <w:rFonts w:cs="Times New Roman"/>
          <w:b w:val="0"/>
        </w:rPr>
        <w:t>leas</w:t>
      </w:r>
      <w:r w:rsidRPr="00383028">
        <w:rPr>
          <w:rFonts w:cs="Times New Roman"/>
          <w:b w:val="0"/>
        </w:rPr>
        <w:t>t frequent aspect, occurring in 29% of the episodes, followed by asking questions (38%), generating data (43%), and communicating findings (43%).</w:t>
      </w:r>
      <w:r w:rsidR="00E55A9B" w:rsidRPr="00383028">
        <w:rPr>
          <w:rFonts w:cs="Times New Roman"/>
          <w:b w:val="0"/>
        </w:rPr>
        <w:t xml:space="preserve"> </w:t>
      </w:r>
      <w:r w:rsidRPr="00383028">
        <w:rPr>
          <w:rFonts w:cs="Times New Roman"/>
          <w:b w:val="0"/>
        </w:rPr>
        <w:t xml:space="preserve">As suggested by </w:t>
      </w:r>
      <w:r w:rsidR="00E55A9B" w:rsidRPr="00383028">
        <w:rPr>
          <w:rFonts w:cs="Times New Roman"/>
          <w:b w:val="0"/>
        </w:rPr>
        <w:t>the frequencies presented in Figure 2</w:t>
      </w:r>
      <w:r w:rsidRPr="00383028">
        <w:rPr>
          <w:rFonts w:cs="Times New Roman"/>
          <w:b w:val="0"/>
        </w:rPr>
        <w:t>, the different aspects of work with data often co-occurred within a single instructional episode. On average, there were 1.86 (</w:t>
      </w:r>
      <w:r w:rsidRPr="00383028">
        <w:rPr>
          <w:rFonts w:cs="Times New Roman"/>
          <w:b w:val="0"/>
          <w:i/>
        </w:rPr>
        <w:t>SD</w:t>
      </w:r>
      <w:r w:rsidRPr="00383028">
        <w:rPr>
          <w:rFonts w:cs="Times New Roman"/>
          <w:b w:val="0"/>
        </w:rPr>
        <w:t xml:space="preserve"> 1.61) aspects of work with data present during each instructional episode.</w:t>
      </w:r>
    </w:p>
    <w:p w14:paraId="04E19E38" w14:textId="1B584CB9" w:rsidR="00331748" w:rsidRPr="00383028" w:rsidRDefault="00331748" w:rsidP="00E55A9B">
      <w:pPr>
        <w:pStyle w:val="Heading3"/>
        <w:framePr w:wrap="auto" w:vAnchor="margin" w:yAlign="inline"/>
        <w:spacing w:line="480" w:lineRule="auto"/>
        <w:rPr>
          <w:rFonts w:cs="Times New Roman"/>
        </w:rPr>
      </w:pPr>
      <w:r w:rsidRPr="00383028">
        <w:rPr>
          <w:rFonts w:cs="Times New Roman"/>
        </w:rPr>
        <w:t>Results for Research Question #2: What profiles of youth engagement emerge from experiential data collected in the programs?</w:t>
      </w:r>
    </w:p>
    <w:p w14:paraId="2ADCA03A" w14:textId="5C0D6B09" w:rsidR="006265B0" w:rsidDel="00306F4F" w:rsidRDefault="00AE16CF" w:rsidP="00B76D4C">
      <w:pPr>
        <w:pStyle w:val="BodyText"/>
        <w:rPr>
          <w:del w:id="458" w:author="Rosenberg, Joshua" w:date="2019-02-04T09:59:00Z"/>
        </w:rPr>
      </w:pPr>
      <w:r w:rsidRPr="00383028">
        <w:t xml:space="preserve">On the basis of multiple fit indices and </w:t>
      </w:r>
      <w:r w:rsidR="00EE7710" w:rsidRPr="00383028">
        <w:t>criteria, a</w:t>
      </w:r>
      <w:r w:rsidR="00DC02DF" w:rsidRPr="00383028">
        <w:t xml:space="preserve"> </w:t>
      </w:r>
      <w:r w:rsidR="00331748" w:rsidRPr="00383028">
        <w:t>model</w:t>
      </w:r>
      <w:r w:rsidR="00DC02DF" w:rsidRPr="00383028">
        <w:t xml:space="preserve"> with equal variances and covariances fixed to zero</w:t>
      </w:r>
      <w:r w:rsidR="00331748" w:rsidRPr="00383028">
        <w:t xml:space="preserve"> was found to be most reasonable. </w:t>
      </w:r>
      <w:r w:rsidR="00DC02DF" w:rsidRPr="00383028">
        <w:t xml:space="preserve">This is a common model type (and is </w:t>
      </w:r>
      <w:r w:rsidR="00DC02DF" w:rsidRPr="00383028">
        <w:lastRenderedPageBreak/>
        <w:t xml:space="preserve">the default for the </w:t>
      </w:r>
      <w:proofErr w:type="spellStart"/>
      <w:r w:rsidR="00DC02DF" w:rsidRPr="00383028">
        <w:t>MPlus</w:t>
      </w:r>
      <w:proofErr w:type="spellEnd"/>
      <w:r w:rsidR="00DC02DF" w:rsidRPr="00383028">
        <w:t xml:space="preserve"> software)</w:t>
      </w:r>
      <w:r w:rsidR="004413EB" w:rsidRPr="00383028">
        <w:t xml:space="preserve"> that allows for mean differences between the </w:t>
      </w:r>
      <w:r w:rsidR="00231B75" w:rsidRPr="00383028">
        <w:t>profile</w:t>
      </w:r>
      <w:r w:rsidR="004413EB" w:rsidRPr="00383028">
        <w:t>s</w:t>
      </w:r>
      <w:r w:rsidR="00231B75" w:rsidRPr="00383028">
        <w:t xml:space="preserve"> as well as the variables’ variances across all of the profiles</w:t>
      </w:r>
      <w:r w:rsidR="004413EB" w:rsidRPr="00383028">
        <w:t xml:space="preserve"> to be</w:t>
      </w:r>
      <w:r w:rsidR="00231B75" w:rsidRPr="00383028">
        <w:t xml:space="preserve"> estimated</w:t>
      </w:r>
      <w:r w:rsidR="00DC02DF" w:rsidRPr="00383028">
        <w:t xml:space="preserve">. </w:t>
      </w:r>
      <w:r w:rsidR="006265B0" w:rsidRPr="00383028">
        <w:t>Descriptions of each the profiles taking account of their size (in terms of the number of responses for which the profile was most likely), their variable values, and what the profiles suggest about youth engagement are presented in Table 6.</w:t>
      </w:r>
    </w:p>
    <w:p w14:paraId="09D02525" w14:textId="77777777" w:rsidR="00306F4F" w:rsidRPr="00383028" w:rsidRDefault="00306F4F" w:rsidP="006265B0">
      <w:pPr>
        <w:pStyle w:val="BodyText"/>
        <w:rPr>
          <w:ins w:id="459" w:author="Rosenberg, Joshua" w:date="2019-02-04T10:05:00Z"/>
        </w:rPr>
      </w:pPr>
    </w:p>
    <w:p w14:paraId="6CFB9F85" w14:textId="7FCBA5CC" w:rsidR="006265B0" w:rsidRPr="00383028" w:rsidRDefault="00306F4F" w:rsidP="00306F4F">
      <w:pPr>
        <w:pStyle w:val="BodyText"/>
        <w:ind w:firstLine="0"/>
        <w:jc w:val="center"/>
        <w:pPrChange w:id="460" w:author="Rosenberg, Joshua" w:date="2019-02-04T10:05:00Z">
          <w:pPr>
            <w:pStyle w:val="BodyText"/>
            <w:ind w:firstLine="0"/>
          </w:pPr>
        </w:pPrChange>
      </w:pPr>
      <w:ins w:id="461" w:author="Rosenberg, Joshua" w:date="2019-02-04T10:05:00Z">
        <w:r>
          <w:t>[INSERT TABLE 6 ABOUT HERE]</w:t>
        </w:r>
      </w:ins>
    </w:p>
    <w:p w14:paraId="0C2391FA" w14:textId="3EAD51C9" w:rsidR="006265B0" w:rsidRPr="00383028" w:rsidDel="00306F4F" w:rsidRDefault="006265B0" w:rsidP="006265B0">
      <w:pPr>
        <w:pStyle w:val="BodyText"/>
        <w:ind w:firstLine="0"/>
        <w:rPr>
          <w:del w:id="462" w:author="Rosenberg, Joshua" w:date="2019-02-04T10:04:00Z"/>
        </w:rPr>
      </w:pPr>
      <w:del w:id="463" w:author="Rosenberg, Joshua" w:date="2019-02-04T10:04:00Z">
        <w:r w:rsidRPr="00383028" w:rsidDel="00306F4F">
          <w:delText>Table 6. Descriptions of the six profiles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6265B0" w:rsidRPr="00383028" w:rsidDel="00306F4F" w14:paraId="711B3156" w14:textId="52EC700E" w:rsidTr="008A5EBC">
        <w:trPr>
          <w:del w:id="464" w:author="Rosenberg, Joshua" w:date="2019-02-04T10:04:00Z"/>
        </w:trPr>
        <w:tc>
          <w:tcPr>
            <w:tcW w:w="3131" w:type="dxa"/>
            <w:tcBorders>
              <w:bottom w:val="single" w:sz="4" w:space="0" w:color="auto"/>
            </w:tcBorders>
          </w:tcPr>
          <w:p w14:paraId="4BA3E395" w14:textId="72875118" w:rsidR="006265B0" w:rsidRPr="00383028" w:rsidDel="00306F4F" w:rsidRDefault="006265B0" w:rsidP="008A5EBC">
            <w:pPr>
              <w:pStyle w:val="BodyText"/>
              <w:spacing w:line="240" w:lineRule="auto"/>
              <w:ind w:firstLine="0"/>
              <w:rPr>
                <w:del w:id="465" w:author="Rosenberg, Joshua" w:date="2019-02-04T10:04:00Z"/>
              </w:rPr>
            </w:pPr>
            <w:del w:id="466" w:author="Rosenberg, Joshua" w:date="2019-02-04T10:04:00Z">
              <w:r w:rsidRPr="00383028" w:rsidDel="00306F4F">
                <w:delText>Profile</w:delText>
              </w:r>
            </w:del>
          </w:p>
        </w:tc>
        <w:tc>
          <w:tcPr>
            <w:tcW w:w="1279" w:type="dxa"/>
            <w:tcBorders>
              <w:bottom w:val="single" w:sz="4" w:space="0" w:color="auto"/>
            </w:tcBorders>
          </w:tcPr>
          <w:p w14:paraId="695EBB12" w14:textId="26FB95B1" w:rsidR="006265B0" w:rsidRPr="00383028" w:rsidDel="00306F4F" w:rsidRDefault="006265B0" w:rsidP="008A5EBC">
            <w:pPr>
              <w:pStyle w:val="BodyText"/>
              <w:spacing w:line="240" w:lineRule="auto"/>
              <w:ind w:firstLine="0"/>
              <w:rPr>
                <w:del w:id="467" w:author="Rosenberg, Joshua" w:date="2019-02-04T10:04:00Z"/>
              </w:rPr>
            </w:pPr>
            <w:del w:id="468" w:author="Rosenberg, Joshua" w:date="2019-02-04T10:04:00Z">
              <w:r w:rsidRPr="00383028" w:rsidDel="00306F4F">
                <w:delText>Percentage of All Responses</w:delText>
              </w:r>
            </w:del>
          </w:p>
        </w:tc>
        <w:tc>
          <w:tcPr>
            <w:tcW w:w="4984" w:type="dxa"/>
            <w:tcBorders>
              <w:bottom w:val="single" w:sz="4" w:space="0" w:color="auto"/>
            </w:tcBorders>
          </w:tcPr>
          <w:p w14:paraId="723B899D" w14:textId="52EFC1D8" w:rsidR="006265B0" w:rsidRPr="00383028" w:rsidDel="00306F4F" w:rsidRDefault="006265B0" w:rsidP="008A5EBC">
            <w:pPr>
              <w:pStyle w:val="BodyText"/>
              <w:spacing w:line="240" w:lineRule="auto"/>
              <w:ind w:firstLine="0"/>
              <w:rPr>
                <w:del w:id="469" w:author="Rosenberg, Joshua" w:date="2019-02-04T10:04:00Z"/>
              </w:rPr>
            </w:pPr>
            <w:del w:id="470" w:author="Rosenberg, Joshua" w:date="2019-02-04T10:04:00Z">
              <w:r w:rsidRPr="00383028" w:rsidDel="00306F4F">
                <w:delText>Description</w:delText>
              </w:r>
            </w:del>
          </w:p>
        </w:tc>
      </w:tr>
      <w:tr w:rsidR="006265B0" w:rsidRPr="00383028" w:rsidDel="00306F4F" w14:paraId="74227BEB" w14:textId="2FAA88EF" w:rsidTr="008A5EBC">
        <w:trPr>
          <w:del w:id="471" w:author="Rosenberg, Joshua" w:date="2019-02-04T10:04:00Z"/>
        </w:trPr>
        <w:tc>
          <w:tcPr>
            <w:tcW w:w="3131" w:type="dxa"/>
            <w:tcBorders>
              <w:top w:val="single" w:sz="4" w:space="0" w:color="auto"/>
            </w:tcBorders>
          </w:tcPr>
          <w:p w14:paraId="3B40A043" w14:textId="658185DE" w:rsidR="006265B0" w:rsidRPr="00383028" w:rsidDel="00306F4F" w:rsidRDefault="006265B0" w:rsidP="008A5EBC">
            <w:pPr>
              <w:pStyle w:val="BodyText"/>
              <w:ind w:firstLine="0"/>
              <w:rPr>
                <w:del w:id="472" w:author="Rosenberg, Joshua" w:date="2019-02-04T10:04:00Z"/>
              </w:rPr>
            </w:pPr>
            <w:del w:id="473" w:author="Rosenberg, Joshua" w:date="2019-02-04T10:04:00Z">
              <w:r w:rsidRPr="00383028" w:rsidDel="00306F4F">
                <w:delText>Universally Low</w:delText>
              </w:r>
            </w:del>
          </w:p>
        </w:tc>
        <w:tc>
          <w:tcPr>
            <w:tcW w:w="1279" w:type="dxa"/>
            <w:tcBorders>
              <w:top w:val="single" w:sz="4" w:space="0" w:color="auto"/>
            </w:tcBorders>
          </w:tcPr>
          <w:p w14:paraId="3950F319" w14:textId="614513EC" w:rsidR="006265B0" w:rsidRPr="00383028" w:rsidDel="00306F4F" w:rsidRDefault="006265B0" w:rsidP="008A5EBC">
            <w:pPr>
              <w:pStyle w:val="BodyText"/>
              <w:ind w:firstLine="0"/>
              <w:rPr>
                <w:del w:id="474" w:author="Rosenberg, Joshua" w:date="2019-02-04T10:04:00Z"/>
              </w:rPr>
            </w:pPr>
            <w:del w:id="475" w:author="Rosenberg, Joshua" w:date="2019-02-04T10:04:00Z">
              <w:r w:rsidRPr="00383028" w:rsidDel="00306F4F">
                <w:delText>22.55</w:delText>
              </w:r>
            </w:del>
          </w:p>
        </w:tc>
        <w:tc>
          <w:tcPr>
            <w:tcW w:w="4984" w:type="dxa"/>
            <w:tcBorders>
              <w:top w:val="single" w:sz="4" w:space="0" w:color="auto"/>
            </w:tcBorders>
          </w:tcPr>
          <w:p w14:paraId="718AC7DE" w14:textId="1102B370" w:rsidR="006265B0" w:rsidRPr="00383028" w:rsidDel="00306F4F" w:rsidRDefault="006265B0" w:rsidP="008A5EBC">
            <w:pPr>
              <w:pStyle w:val="BodyText"/>
              <w:spacing w:line="240" w:lineRule="auto"/>
              <w:ind w:firstLine="0"/>
              <w:rPr>
                <w:del w:id="476" w:author="Rosenberg, Joshua" w:date="2019-02-04T10:04:00Z"/>
              </w:rPr>
            </w:pPr>
            <w:del w:id="477" w:author="Rosenberg, Joshua" w:date="2019-02-04T10:04:00Z">
              <w:r w:rsidRPr="00383028" w:rsidDel="00306F4F">
                <w:delText>Low  levels of working hard, learning something new, and enjoying the activity, and perceptions challenge and competence.</w:delText>
              </w:r>
            </w:del>
          </w:p>
        </w:tc>
      </w:tr>
      <w:tr w:rsidR="006265B0" w:rsidRPr="00383028" w:rsidDel="00306F4F" w14:paraId="3F1F679E" w14:textId="476A3922" w:rsidTr="008A5EBC">
        <w:trPr>
          <w:del w:id="478" w:author="Rosenberg, Joshua" w:date="2019-02-04T10:04:00Z"/>
        </w:trPr>
        <w:tc>
          <w:tcPr>
            <w:tcW w:w="3131" w:type="dxa"/>
          </w:tcPr>
          <w:p w14:paraId="69F8D257" w14:textId="7F0F646E" w:rsidR="006265B0" w:rsidRPr="00383028" w:rsidDel="00306F4F" w:rsidRDefault="006265B0" w:rsidP="008A5EBC">
            <w:pPr>
              <w:pStyle w:val="BodyText"/>
              <w:ind w:firstLine="0"/>
              <w:rPr>
                <w:del w:id="479" w:author="Rosenberg, Joshua" w:date="2019-02-04T10:04:00Z"/>
              </w:rPr>
            </w:pPr>
            <w:del w:id="480" w:author="Rosenberg, Joshua" w:date="2019-02-04T10:04:00Z">
              <w:r w:rsidRPr="00383028" w:rsidDel="00306F4F">
                <w:delText>Only Behaviorally Engaged</w:delText>
              </w:r>
            </w:del>
          </w:p>
        </w:tc>
        <w:tc>
          <w:tcPr>
            <w:tcW w:w="1279" w:type="dxa"/>
          </w:tcPr>
          <w:p w14:paraId="09AA4A12" w14:textId="0DF0117A" w:rsidR="006265B0" w:rsidRPr="00383028" w:rsidDel="00306F4F" w:rsidRDefault="006265B0" w:rsidP="008A5EBC">
            <w:pPr>
              <w:pStyle w:val="BodyText"/>
              <w:ind w:firstLine="0"/>
              <w:rPr>
                <w:del w:id="481" w:author="Rosenberg, Joshua" w:date="2019-02-04T10:04:00Z"/>
              </w:rPr>
            </w:pPr>
            <w:del w:id="482" w:author="Rosenberg, Joshua" w:date="2019-02-04T10:04:00Z">
              <w:r w:rsidRPr="00383028" w:rsidDel="00306F4F">
                <w:delText>12.51</w:delText>
              </w:r>
            </w:del>
          </w:p>
        </w:tc>
        <w:tc>
          <w:tcPr>
            <w:tcW w:w="4984" w:type="dxa"/>
          </w:tcPr>
          <w:p w14:paraId="64E84EAE" w14:textId="6E622D21" w:rsidR="006265B0" w:rsidRPr="00383028" w:rsidDel="00306F4F" w:rsidRDefault="006265B0" w:rsidP="008A5EBC">
            <w:pPr>
              <w:pStyle w:val="BodyText"/>
              <w:spacing w:line="240" w:lineRule="auto"/>
              <w:ind w:firstLine="0"/>
              <w:rPr>
                <w:del w:id="483" w:author="Rosenberg, Joshua" w:date="2019-02-04T10:04:00Z"/>
              </w:rPr>
            </w:pPr>
            <w:del w:id="484" w:author="Rosenberg, Joshua" w:date="2019-02-04T10:04:00Z">
              <w:r w:rsidRPr="00383028" w:rsidDel="00306F4F">
                <w:delText>Moderate levels of enjoyment, low levels of hard work, and moderate levels of learning something new, challenge, and competence.</w:delText>
              </w:r>
            </w:del>
          </w:p>
        </w:tc>
      </w:tr>
      <w:tr w:rsidR="006265B0" w:rsidRPr="00383028" w:rsidDel="00306F4F" w14:paraId="7F8ED361" w14:textId="410F2A8D" w:rsidTr="008A5EBC">
        <w:trPr>
          <w:del w:id="485" w:author="Rosenberg, Joshua" w:date="2019-02-04T10:04:00Z"/>
        </w:trPr>
        <w:tc>
          <w:tcPr>
            <w:tcW w:w="3131" w:type="dxa"/>
          </w:tcPr>
          <w:p w14:paraId="32D6DC49" w14:textId="4D174E79" w:rsidR="006265B0" w:rsidRPr="00383028" w:rsidDel="00306F4F" w:rsidRDefault="006265B0" w:rsidP="008A5EBC">
            <w:pPr>
              <w:pStyle w:val="BodyText"/>
              <w:ind w:firstLine="0"/>
              <w:rPr>
                <w:del w:id="486" w:author="Rosenberg, Joshua" w:date="2019-02-04T10:04:00Z"/>
              </w:rPr>
            </w:pPr>
            <w:del w:id="487" w:author="Rosenberg, Joshua" w:date="2019-02-04T10:04:00Z">
              <w:r w:rsidRPr="00383028" w:rsidDel="00306F4F">
                <w:delText>Only Affectively Engaged</w:delText>
              </w:r>
            </w:del>
          </w:p>
        </w:tc>
        <w:tc>
          <w:tcPr>
            <w:tcW w:w="1279" w:type="dxa"/>
          </w:tcPr>
          <w:p w14:paraId="77CDA5B9" w14:textId="7B463FA7" w:rsidR="006265B0" w:rsidRPr="00383028" w:rsidDel="00306F4F" w:rsidRDefault="006265B0" w:rsidP="008A5EBC">
            <w:pPr>
              <w:pStyle w:val="BodyText"/>
              <w:ind w:firstLine="0"/>
              <w:rPr>
                <w:del w:id="488" w:author="Rosenberg, Joshua" w:date="2019-02-04T10:04:00Z"/>
              </w:rPr>
            </w:pPr>
            <w:del w:id="489" w:author="Rosenberg, Joshua" w:date="2019-02-04T10:04:00Z">
              <w:r w:rsidRPr="00383028" w:rsidDel="00306F4F">
                <w:delText>11.66</w:delText>
              </w:r>
            </w:del>
          </w:p>
        </w:tc>
        <w:tc>
          <w:tcPr>
            <w:tcW w:w="4984" w:type="dxa"/>
          </w:tcPr>
          <w:p w14:paraId="275B95CE" w14:textId="40C42D6B" w:rsidR="006265B0" w:rsidRPr="00383028" w:rsidDel="00306F4F" w:rsidRDefault="006265B0" w:rsidP="008A5EBC">
            <w:pPr>
              <w:pStyle w:val="BodyText"/>
              <w:spacing w:line="240" w:lineRule="auto"/>
              <w:ind w:firstLine="0"/>
              <w:rPr>
                <w:del w:id="490" w:author="Rosenberg, Joshua" w:date="2019-02-04T10:04:00Z"/>
              </w:rPr>
            </w:pPr>
            <w:del w:id="491" w:author="Rosenberg, Joshua" w:date="2019-02-04T10:04:00Z">
              <w:r w:rsidRPr="00383028" w:rsidDel="00306F4F">
                <w:delText>Moderate levels of enjoyment, low levels of hard work, and moderate levels of learning something new, challenge, and competence.</w:delText>
              </w:r>
            </w:del>
          </w:p>
        </w:tc>
      </w:tr>
      <w:tr w:rsidR="006265B0" w:rsidRPr="00383028" w:rsidDel="00306F4F" w14:paraId="316EC8B9" w14:textId="342D522F" w:rsidTr="008A5EBC">
        <w:trPr>
          <w:del w:id="492" w:author="Rosenberg, Joshua" w:date="2019-02-04T10:04:00Z"/>
        </w:trPr>
        <w:tc>
          <w:tcPr>
            <w:tcW w:w="3131" w:type="dxa"/>
          </w:tcPr>
          <w:p w14:paraId="25501E63" w14:textId="1FAD13D0" w:rsidR="006265B0" w:rsidRPr="00383028" w:rsidDel="00306F4F" w:rsidRDefault="006265B0" w:rsidP="008A5EBC">
            <w:pPr>
              <w:pStyle w:val="BodyText"/>
              <w:ind w:firstLine="0"/>
              <w:rPr>
                <w:del w:id="493" w:author="Rosenberg, Joshua" w:date="2019-02-04T10:04:00Z"/>
              </w:rPr>
            </w:pPr>
            <w:del w:id="494" w:author="Rosenberg, Joshua" w:date="2019-02-04T10:04:00Z">
              <w:r w:rsidRPr="00383028" w:rsidDel="00306F4F">
                <w:delText>All Moderate</w:delText>
              </w:r>
            </w:del>
          </w:p>
        </w:tc>
        <w:tc>
          <w:tcPr>
            <w:tcW w:w="1279" w:type="dxa"/>
          </w:tcPr>
          <w:p w14:paraId="0DAA700B" w14:textId="52A9A0C8" w:rsidR="006265B0" w:rsidRPr="00383028" w:rsidDel="00306F4F" w:rsidRDefault="006265B0" w:rsidP="008A5EBC">
            <w:pPr>
              <w:pStyle w:val="BodyText"/>
              <w:ind w:firstLine="0"/>
              <w:rPr>
                <w:del w:id="495" w:author="Rosenberg, Joshua" w:date="2019-02-04T10:04:00Z"/>
              </w:rPr>
            </w:pPr>
            <w:del w:id="496" w:author="Rosenberg, Joshua" w:date="2019-02-04T10:04:00Z">
              <w:r w:rsidRPr="00383028" w:rsidDel="00306F4F">
                <w:delText>21.57</w:delText>
              </w:r>
            </w:del>
          </w:p>
        </w:tc>
        <w:tc>
          <w:tcPr>
            <w:tcW w:w="4984" w:type="dxa"/>
          </w:tcPr>
          <w:p w14:paraId="5E9912B0" w14:textId="3F978DF2" w:rsidR="006265B0" w:rsidRPr="00383028" w:rsidDel="00306F4F" w:rsidRDefault="006265B0" w:rsidP="008A5EBC">
            <w:pPr>
              <w:pStyle w:val="BodyText"/>
              <w:spacing w:line="240" w:lineRule="auto"/>
              <w:ind w:firstLine="0"/>
              <w:rPr>
                <w:del w:id="497" w:author="Rosenberg, Joshua" w:date="2019-02-04T10:04:00Z"/>
              </w:rPr>
            </w:pPr>
            <w:del w:id="498" w:author="Rosenberg, Joshua" w:date="2019-02-04T10:04:00Z">
              <w:r w:rsidRPr="00383028" w:rsidDel="00306F4F">
                <w:delText>This profile was characterized by moderate levels of the three indicators of working hard, learning something new, enjoying the activity, challenge, and competence.</w:delText>
              </w:r>
            </w:del>
          </w:p>
        </w:tc>
      </w:tr>
      <w:tr w:rsidR="006265B0" w:rsidRPr="00383028" w:rsidDel="00306F4F" w14:paraId="465ED285" w14:textId="40584181" w:rsidTr="008A5EBC">
        <w:trPr>
          <w:del w:id="499" w:author="Rosenberg, Joshua" w:date="2019-02-04T10:04:00Z"/>
        </w:trPr>
        <w:tc>
          <w:tcPr>
            <w:tcW w:w="3131" w:type="dxa"/>
          </w:tcPr>
          <w:p w14:paraId="0217326F" w14:textId="7EB1EC13" w:rsidR="006265B0" w:rsidRPr="00383028" w:rsidDel="00306F4F" w:rsidRDefault="006265B0" w:rsidP="008A5EBC">
            <w:pPr>
              <w:pStyle w:val="BodyText"/>
              <w:ind w:firstLine="0"/>
              <w:rPr>
                <w:del w:id="500" w:author="Rosenberg, Joshua" w:date="2019-02-04T10:04:00Z"/>
              </w:rPr>
            </w:pPr>
            <w:del w:id="501" w:author="Rosenberg, Joshua" w:date="2019-02-04T10:04:00Z">
              <w:r w:rsidRPr="00383028" w:rsidDel="00306F4F">
                <w:delText>Engaged and Competent But Not Challenged</w:delText>
              </w:r>
            </w:del>
          </w:p>
        </w:tc>
        <w:tc>
          <w:tcPr>
            <w:tcW w:w="1279" w:type="dxa"/>
          </w:tcPr>
          <w:p w14:paraId="4EF67BE7" w14:textId="338C77D5" w:rsidR="006265B0" w:rsidRPr="00383028" w:rsidDel="00306F4F" w:rsidRDefault="006265B0" w:rsidP="008A5EBC">
            <w:pPr>
              <w:pStyle w:val="BodyText"/>
              <w:ind w:firstLine="0"/>
              <w:rPr>
                <w:del w:id="502" w:author="Rosenberg, Joshua" w:date="2019-02-04T10:04:00Z"/>
              </w:rPr>
            </w:pPr>
            <w:del w:id="503" w:author="Rosenberg, Joshua" w:date="2019-02-04T10:04:00Z">
              <w:r w:rsidRPr="00383028" w:rsidDel="00306F4F">
                <w:delText>15.21</w:delText>
              </w:r>
            </w:del>
          </w:p>
        </w:tc>
        <w:tc>
          <w:tcPr>
            <w:tcW w:w="4984" w:type="dxa"/>
          </w:tcPr>
          <w:p w14:paraId="60FC33DF" w14:textId="097DF623" w:rsidR="006265B0" w:rsidRPr="00383028" w:rsidDel="00306F4F" w:rsidRDefault="006265B0" w:rsidP="008A5EBC">
            <w:pPr>
              <w:pStyle w:val="BodyText"/>
              <w:spacing w:line="240" w:lineRule="auto"/>
              <w:ind w:firstLine="0"/>
              <w:rPr>
                <w:del w:id="504" w:author="Rosenberg, Joshua" w:date="2019-02-04T10:04:00Z"/>
              </w:rPr>
            </w:pPr>
            <w:del w:id="505" w:author="Rosenberg, Joshua" w:date="2019-02-04T10:04:00Z">
              <w:r w:rsidRPr="00383028" w:rsidDel="00306F4F">
                <w:delText>This profile was characterized by high levels of working hard, learning something new, enjoying the activity, and competence, but low levels of challenge.</w:delText>
              </w:r>
            </w:del>
          </w:p>
        </w:tc>
      </w:tr>
      <w:tr w:rsidR="006265B0" w:rsidRPr="00383028" w:rsidDel="00306F4F" w14:paraId="5DE85183" w14:textId="49B3E563" w:rsidTr="008A5EBC">
        <w:trPr>
          <w:del w:id="506" w:author="Rosenberg, Joshua" w:date="2019-02-04T10:04:00Z"/>
        </w:trPr>
        <w:tc>
          <w:tcPr>
            <w:tcW w:w="3131" w:type="dxa"/>
          </w:tcPr>
          <w:p w14:paraId="3EBF105C" w14:textId="6A059DC6" w:rsidR="006265B0" w:rsidRPr="00383028" w:rsidDel="00306F4F" w:rsidRDefault="006265B0" w:rsidP="008A5EBC">
            <w:pPr>
              <w:pStyle w:val="BodyText"/>
              <w:ind w:firstLine="0"/>
              <w:rPr>
                <w:del w:id="507" w:author="Rosenberg, Joshua" w:date="2019-02-04T10:04:00Z"/>
              </w:rPr>
            </w:pPr>
            <w:del w:id="508" w:author="Rosenberg, Joshua" w:date="2019-02-04T10:04:00Z">
              <w:r w:rsidRPr="00383028" w:rsidDel="00306F4F">
                <w:delText>Full</w:delText>
              </w:r>
            </w:del>
          </w:p>
        </w:tc>
        <w:tc>
          <w:tcPr>
            <w:tcW w:w="1279" w:type="dxa"/>
          </w:tcPr>
          <w:p w14:paraId="42E35D4F" w14:textId="542C9961" w:rsidR="006265B0" w:rsidRPr="00383028" w:rsidDel="00306F4F" w:rsidRDefault="006265B0" w:rsidP="008A5EBC">
            <w:pPr>
              <w:pStyle w:val="BodyText"/>
              <w:ind w:firstLine="0"/>
              <w:rPr>
                <w:del w:id="509" w:author="Rosenberg, Joshua" w:date="2019-02-04T10:04:00Z"/>
              </w:rPr>
            </w:pPr>
            <w:del w:id="510" w:author="Rosenberg, Joshua" w:date="2019-02-04T10:04:00Z">
              <w:r w:rsidRPr="00383028" w:rsidDel="00306F4F">
                <w:delText>16.50</w:delText>
              </w:r>
            </w:del>
          </w:p>
        </w:tc>
        <w:tc>
          <w:tcPr>
            <w:tcW w:w="4984" w:type="dxa"/>
          </w:tcPr>
          <w:p w14:paraId="277F68E8" w14:textId="2F2F6EA1" w:rsidR="006265B0" w:rsidRPr="00383028" w:rsidDel="00306F4F" w:rsidRDefault="006265B0" w:rsidP="008A5EBC">
            <w:pPr>
              <w:pStyle w:val="BodyText"/>
              <w:spacing w:line="240" w:lineRule="auto"/>
              <w:ind w:firstLine="0"/>
              <w:rPr>
                <w:del w:id="511" w:author="Rosenberg, Joshua" w:date="2019-02-04T10:04:00Z"/>
              </w:rPr>
            </w:pPr>
            <w:del w:id="512" w:author="Rosenberg, Joshua" w:date="2019-02-04T10:04:00Z">
              <w:r w:rsidRPr="00383028" w:rsidDel="00306F4F">
                <w:delText>This profile was characterized by high levels of working hard, learning something new, enjoying the activity, challenge, and competence.</w:delText>
              </w:r>
            </w:del>
          </w:p>
        </w:tc>
      </w:tr>
    </w:tbl>
    <w:p w14:paraId="5D7D8247" w14:textId="298E4F3C" w:rsidR="00331748" w:rsidRPr="00383028" w:rsidDel="00482014" w:rsidRDefault="00DC02DF" w:rsidP="00482014">
      <w:pPr>
        <w:pStyle w:val="BodyText"/>
        <w:rPr>
          <w:del w:id="513" w:author="Rosenberg, Joshua" w:date="2019-02-04T09:59:00Z"/>
        </w:rPr>
        <w:pPrChange w:id="514" w:author="Rosenberg, Joshua" w:date="2019-02-04T09:59:00Z">
          <w:pPr>
            <w:pStyle w:val="BodyText"/>
          </w:pPr>
        </w:pPrChange>
      </w:pPr>
      <w:r w:rsidRPr="00383028">
        <w:t>The profiles for this solution are</w:t>
      </w:r>
      <w:r w:rsidR="00331748" w:rsidRPr="00383028">
        <w:t xml:space="preserve"> presented in Figures </w:t>
      </w:r>
      <w:ins w:id="515" w:author="Rosenberg, Joshua" w:date="2019-02-04T10:00:00Z">
        <w:r w:rsidR="009C1DAA">
          <w:t>2</w:t>
        </w:r>
      </w:ins>
      <w:del w:id="516" w:author="Rosenberg, Joshua" w:date="2019-02-04T10:00:00Z">
        <w:r w:rsidR="00F53B52" w:rsidRPr="00383028" w:rsidDel="009C1DAA">
          <w:delText>3</w:delText>
        </w:r>
      </w:del>
      <w:r w:rsidR="00331748" w:rsidRPr="00383028">
        <w:t xml:space="preserve"> and </w:t>
      </w:r>
      <w:ins w:id="517" w:author="Rosenberg, Joshua" w:date="2019-02-04T10:00:00Z">
        <w:r w:rsidR="009C1DAA">
          <w:t>3</w:t>
        </w:r>
      </w:ins>
      <w:del w:id="518" w:author="Rosenberg, Joshua" w:date="2019-02-04T10:00:00Z">
        <w:r w:rsidR="00F53B52" w:rsidRPr="00383028" w:rsidDel="009C1DAA">
          <w:delText>4</w:delText>
        </w:r>
      </w:del>
      <w:r w:rsidR="00331748" w:rsidRPr="00383028">
        <w:t xml:space="preserve">. Figure </w:t>
      </w:r>
      <w:ins w:id="519" w:author="Rosenberg, Joshua" w:date="2019-02-04T10:00:00Z">
        <w:r w:rsidR="009C1DAA">
          <w:t>2</w:t>
        </w:r>
      </w:ins>
      <w:del w:id="520" w:author="Rosenberg, Joshua" w:date="2019-02-04T10:00:00Z">
        <w:r w:rsidR="00F53B52" w:rsidRPr="00383028" w:rsidDel="009C1DAA">
          <w:delText>3</w:delText>
        </w:r>
      </w:del>
      <w:r w:rsidR="00331748" w:rsidRPr="00383028">
        <w:t xml:space="preserve"> shows the profiles with variables that were centered to have a </w:t>
      </w:r>
      <w:r w:rsidR="00331748" w:rsidRPr="00383028">
        <w:rPr>
          <w:i/>
        </w:rPr>
        <w:t>mean</w:t>
      </w:r>
      <w:r w:rsidR="00331748" w:rsidRPr="00383028">
        <w:t xml:space="preserve"> of 0 and a </w:t>
      </w:r>
      <w:r w:rsidR="00331748" w:rsidRPr="00383028">
        <w:rPr>
          <w:i/>
        </w:rPr>
        <w:t>standard deviation</w:t>
      </w:r>
      <w:r w:rsidR="00331748" w:rsidRPr="00383028">
        <w:t xml:space="preserve"> of 1. </w:t>
      </w:r>
      <w:ins w:id="521" w:author="Rosenberg, Joshua" w:date="2019-02-04T10:00:00Z">
        <w:r w:rsidR="009C1DAA">
          <w:t xml:space="preserve">Figure 3 </w:t>
        </w:r>
      </w:ins>
      <w:del w:id="522" w:author="Rosenberg, Joshua" w:date="2019-02-04T10:00:00Z">
        <w:r w:rsidR="00331748" w:rsidRPr="00383028" w:rsidDel="009C1DAA">
          <w:delText xml:space="preserve">3 </w:delText>
        </w:r>
      </w:del>
      <w:r w:rsidR="00331748" w:rsidRPr="00383028">
        <w:t>shows the profiles with the raw data (not transformed). This solution represents the profiles of engagement identified to answer this research question and for use in subsequent analyses. The two plots are presented because they provide a different view into the composition of the profiles</w:t>
      </w:r>
      <w:del w:id="523" w:author="Rosenberg, Joshua" w:date="2019-02-04T09:59:00Z">
        <w:r w:rsidR="00331748" w:rsidRPr="00383028" w:rsidDel="00482014">
          <w:delText>.</w:delText>
        </w:r>
        <w:r w:rsidR="00331748" w:rsidRPr="00383028" w:rsidDel="00482014">
          <w:rPr>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1"/>
                      <a:stretch>
                        <a:fillRect/>
                      </a:stretch>
                    </pic:blipFill>
                    <pic:spPr bwMode="auto">
                      <a:xfrm>
                        <a:off x="0" y="0"/>
                        <a:ext cx="6674962" cy="4124783"/>
                      </a:xfrm>
                      <a:prstGeom prst="rect">
                        <a:avLst/>
                      </a:prstGeom>
                      <a:noFill/>
                      <a:ln w="9525">
                        <a:noFill/>
                        <a:headEnd/>
                        <a:tailEnd/>
                      </a:ln>
                    </pic:spPr>
                  </pic:pic>
                </a:graphicData>
              </a:graphic>
            </wp:inline>
          </w:drawing>
        </w:r>
      </w:del>
    </w:p>
    <w:p w14:paraId="32FBBCA7" w14:textId="1544B493" w:rsidR="00331748" w:rsidRPr="00383028" w:rsidDel="00482014" w:rsidRDefault="00331748" w:rsidP="00482014">
      <w:pPr>
        <w:pStyle w:val="BodyText"/>
        <w:rPr>
          <w:del w:id="524" w:author="Rosenberg, Joshua" w:date="2019-02-04T09:59:00Z"/>
        </w:rPr>
        <w:pPrChange w:id="525" w:author="Rosenberg, Joshua" w:date="2019-02-04T09:59:00Z">
          <w:pPr>
            <w:pStyle w:val="ImageCaption"/>
          </w:pPr>
        </w:pPrChange>
      </w:pPr>
      <w:del w:id="526" w:author="Rosenberg, Joshua" w:date="2019-02-04T09:59:00Z">
        <w:r w:rsidRPr="00383028" w:rsidDel="00482014">
          <w:delText xml:space="preserve">Figure </w:delText>
        </w:r>
        <w:r w:rsidR="00F53B52" w:rsidRPr="00383028" w:rsidDel="00482014">
          <w:delText>3</w:delText>
        </w:r>
        <w:r w:rsidRPr="00383028" w:rsidDel="00482014">
          <w:delText>. The six profiles of engagement (with variable values standardized)</w:delText>
        </w:r>
      </w:del>
    </w:p>
    <w:p w14:paraId="7E812ADB" w14:textId="5FFE4142" w:rsidR="00331748" w:rsidRPr="00383028" w:rsidDel="00482014" w:rsidRDefault="00331748" w:rsidP="00482014">
      <w:pPr>
        <w:pStyle w:val="BodyText"/>
        <w:rPr>
          <w:del w:id="527" w:author="Rosenberg, Joshua" w:date="2019-02-04T09:59:00Z"/>
        </w:rPr>
        <w:pPrChange w:id="528" w:author="Rosenberg, Joshua" w:date="2019-02-04T09:59:00Z">
          <w:pPr/>
        </w:pPrChange>
      </w:pPr>
      <w:del w:id="529" w:author="Rosenberg, Joshua" w:date="2019-02-04T09:59:00Z">
        <w:r w:rsidRPr="00383028" w:rsidDel="00482014">
          <w:rPr>
            <w:noProof/>
          </w:rPr>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2"/>
                      <a:stretch>
                        <a:fillRect/>
                      </a:stretch>
                    </pic:blipFill>
                    <pic:spPr bwMode="auto">
                      <a:xfrm>
                        <a:off x="0" y="0"/>
                        <a:ext cx="5969000" cy="3688535"/>
                      </a:xfrm>
                      <a:prstGeom prst="rect">
                        <a:avLst/>
                      </a:prstGeom>
                      <a:noFill/>
                      <a:ln w="9525">
                        <a:noFill/>
                        <a:headEnd/>
                        <a:tailEnd/>
                      </a:ln>
                    </pic:spPr>
                  </pic:pic>
                </a:graphicData>
              </a:graphic>
            </wp:inline>
          </w:drawing>
        </w:r>
      </w:del>
    </w:p>
    <w:p w14:paraId="61CCBE27" w14:textId="5893FE05" w:rsidR="00482014" w:rsidRDefault="00331748" w:rsidP="00482014">
      <w:pPr>
        <w:pStyle w:val="BodyText"/>
        <w:rPr>
          <w:ins w:id="530" w:author="Rosenberg, Joshua" w:date="2019-02-04T09:59:00Z"/>
        </w:rPr>
      </w:pPr>
      <w:del w:id="531" w:author="Rosenberg, Joshua" w:date="2019-02-04T09:59:00Z">
        <w:r w:rsidRPr="00383028" w:rsidDel="00482014">
          <w:delText xml:space="preserve">Figure </w:delText>
        </w:r>
        <w:r w:rsidR="00F53B52" w:rsidRPr="00383028" w:rsidDel="00482014">
          <w:delText>4</w:delText>
        </w:r>
        <w:r w:rsidRPr="00383028" w:rsidDel="00482014">
          <w:delText>. The six profiles of engagement (with raw variable values)</w:delText>
        </w:r>
      </w:del>
      <w:ins w:id="532" w:author="Rosenberg, Joshua" w:date="2019-02-04T09:59:00Z">
        <w:r w:rsidR="00482014">
          <w:t>.</w:t>
        </w:r>
      </w:ins>
    </w:p>
    <w:p w14:paraId="4084F263" w14:textId="7960679A" w:rsidR="00482014" w:rsidRDefault="00482014" w:rsidP="00482014">
      <w:pPr>
        <w:pStyle w:val="BodyText"/>
        <w:ind w:firstLine="0"/>
        <w:jc w:val="center"/>
        <w:rPr>
          <w:ins w:id="533" w:author="Rosenberg, Joshua" w:date="2019-02-04T09:59:00Z"/>
        </w:rPr>
        <w:pPrChange w:id="534" w:author="Rosenberg, Joshua" w:date="2019-02-04T09:59:00Z">
          <w:pPr>
            <w:pStyle w:val="BodyText"/>
            <w:ind w:firstLine="0"/>
          </w:pPr>
        </w:pPrChange>
      </w:pPr>
      <w:ins w:id="535" w:author="Rosenberg, Joshua" w:date="2019-02-04T09:59:00Z">
        <w:r>
          <w:t>[INSERT FIGURE 2 ABOUT HERE]</w:t>
        </w:r>
      </w:ins>
    </w:p>
    <w:p w14:paraId="02737902" w14:textId="3334C437" w:rsidR="00482014" w:rsidRPr="00383028" w:rsidRDefault="00482014" w:rsidP="00482014">
      <w:pPr>
        <w:pStyle w:val="BodyText"/>
        <w:ind w:firstLine="0"/>
        <w:jc w:val="center"/>
        <w:pPrChange w:id="536" w:author="Rosenberg, Joshua" w:date="2019-02-04T09:59:00Z">
          <w:pPr>
            <w:pStyle w:val="ImageCaption"/>
          </w:pPr>
        </w:pPrChange>
      </w:pPr>
      <w:ins w:id="537" w:author="Rosenberg, Joshua" w:date="2019-02-04T09:59:00Z">
        <w:r>
          <w:t>[INSERT FIGURE 3 ABOUT HERE]</w:t>
        </w:r>
      </w:ins>
    </w:p>
    <w:p w14:paraId="61EF4F42" w14:textId="26B4905A" w:rsidR="00331748" w:rsidRPr="00383028" w:rsidRDefault="00331748" w:rsidP="006265B0">
      <w:pPr>
        <w:pStyle w:val="BodyText"/>
      </w:pPr>
      <w:r w:rsidRPr="00383028">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rsidRPr="00383028">
        <w:t>In order to provide evidence for whether the profiles are distinct from one another, we used a</w:t>
      </w:r>
      <w:r w:rsidRPr="00383028">
        <w:t xml:space="preserve"> MANOVA to determine whether the values of variables differ across the profiles, with multiple ANOVAs used to determine which variables (and for which profiles) there were differences. The MANOVA was statistically significant (</w:t>
      </w:r>
      <w:r w:rsidRPr="00383028">
        <w:rPr>
          <w:i/>
        </w:rPr>
        <w:t>Pillai-Bartlett</w:t>
      </w:r>
      <w:r w:rsidRPr="00383028">
        <w:t xml:space="preserve"> = 0.633, </w:t>
      </w:r>
      <w:r w:rsidRPr="00383028">
        <w:rPr>
          <w:i/>
        </w:rPr>
        <w:t>p</w:t>
      </w:r>
      <w:r w:rsidRPr="00383028">
        <w:t xml:space="preserve"> &lt; .001). The </w:t>
      </w:r>
      <w:r w:rsidRPr="00383028">
        <w:rPr>
          <w:i/>
        </w:rPr>
        <w:t>F</w:t>
      </w:r>
      <w:r w:rsidRPr="00383028">
        <w:t>-tests associated with each ANOVA were also statistically significant</w:t>
      </w:r>
      <w:r w:rsidR="006265B0" w:rsidRPr="00383028">
        <w:t xml:space="preserve">. </w:t>
      </w:r>
    </w:p>
    <w:p w14:paraId="2B7B09D8" w14:textId="77777777" w:rsidR="00306F4F" w:rsidRDefault="00306F4F" w:rsidP="00A726EB">
      <w:pPr>
        <w:pStyle w:val="Compact"/>
        <w:rPr>
          <w:ins w:id="538" w:author="Rosenberg, Joshua" w:date="2019-02-04T10:05:00Z"/>
          <w:b/>
        </w:rPr>
      </w:pPr>
    </w:p>
    <w:p w14:paraId="3F8B701D" w14:textId="2034FA82" w:rsidR="00A726EB" w:rsidRPr="00383028" w:rsidRDefault="00A726EB" w:rsidP="00A726EB">
      <w:pPr>
        <w:pStyle w:val="Compact"/>
        <w:rPr>
          <w:b/>
        </w:rPr>
      </w:pPr>
      <w:r w:rsidRPr="00383028">
        <w:rPr>
          <w:b/>
        </w:rPr>
        <w:t>Results for Research Questions #3 and #4: How does work with data relate to the profiles of engagement?</w:t>
      </w:r>
    </w:p>
    <w:p w14:paraId="21A03E8C" w14:textId="50A72ADE" w:rsidR="00A726EB" w:rsidRPr="00383028" w:rsidRDefault="00A726EB" w:rsidP="00A726EB">
      <w:pPr>
        <w:pStyle w:val="Compact"/>
      </w:pPr>
      <w:r w:rsidRPr="00383028">
        <w:rPr>
          <w:b/>
        </w:rPr>
        <w:tab/>
      </w:r>
      <w:r w:rsidRPr="00383028">
        <w:t xml:space="preserve">In advance of studying the relations between work with data and youth characteristics and the profiles of engagement, we explored how much variability was present for reach of the profiles at the instructional episode, youth, and program levels through the ICCs output that is part of the mixed effects model output. </w:t>
      </w:r>
      <w:ins w:id="539" w:author="Rosenberg, Joshua" w:date="2019-02-04T10:01:00Z">
        <w:r w:rsidR="00C5326D">
          <w:t xml:space="preserve">The ICCs are presented in Figure 4. </w:t>
        </w:r>
      </w:ins>
      <w:r w:rsidRPr="00383028">
        <w:t>Note that these ICCs are from models without any predictors included, or null models, and are useful for understanding subsequent results from models that include predictor variables (for both work with data and youth characteristics).</w:t>
      </w:r>
    </w:p>
    <w:p w14:paraId="4990520F" w14:textId="52F84682" w:rsidR="002E5BB8" w:rsidRPr="00383028" w:rsidDel="00C5326D" w:rsidRDefault="002E5BB8" w:rsidP="002E5BB8">
      <w:pPr>
        <w:pStyle w:val="BodyText"/>
        <w:ind w:firstLine="0"/>
        <w:rPr>
          <w:moveFrom w:id="540" w:author="Rosenberg, Joshua" w:date="2019-02-04T10:01:00Z"/>
        </w:rPr>
      </w:pPr>
      <w:moveFromRangeStart w:id="541" w:author="Rosenberg, Joshua" w:date="2019-02-04T10:01:00Z" w:name="move166883"/>
      <w:moveFrom w:id="542" w:author="Rosenberg, Joshua" w:date="2019-02-04T10:01:00Z">
        <w:r w:rsidRPr="00383028" w:rsidDel="00C5326D">
          <w:t xml:space="preserve">Figure 2. Sources of variability for the six engagement profiles at the instructional episode, youth, and program levels. </w:t>
        </w:r>
      </w:moveFrom>
    </w:p>
    <w:moveFromRangeEnd w:id="541"/>
    <w:p w14:paraId="60BA1B73" w14:textId="785EA035" w:rsidR="00C5326D" w:rsidRPr="00383028" w:rsidDel="00C5326D" w:rsidRDefault="002E5BB8" w:rsidP="00C5326D">
      <w:pPr>
        <w:pStyle w:val="BodyText"/>
        <w:ind w:firstLine="0"/>
        <w:rPr>
          <w:del w:id="543" w:author="Rosenberg, Joshua" w:date="2019-02-04T10:01:00Z"/>
          <w:moveTo w:id="544" w:author="Rosenberg, Joshua" w:date="2019-02-04T10:01:00Z"/>
        </w:rPr>
      </w:pPr>
      <w:del w:id="545" w:author="Rosenberg, Joshua" w:date="2019-02-04T10:01:00Z">
        <w:r w:rsidRPr="00383028" w:rsidDel="00C5326D">
          <w:rPr>
            <w:noProof/>
          </w:rPr>
          <w:drawing>
            <wp:inline distT="0" distB="0" distL="0" distR="0" wp14:anchorId="5FE76927" wp14:editId="58FC7DEB">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3"/>
                      <a:stretch>
                        <a:fillRect/>
                      </a:stretch>
                    </pic:blipFill>
                    <pic:spPr>
                      <a:xfrm>
                        <a:off x="0" y="0"/>
                        <a:ext cx="5971540" cy="3678555"/>
                      </a:xfrm>
                      <a:prstGeom prst="rect">
                        <a:avLst/>
                      </a:prstGeom>
                    </pic:spPr>
                  </pic:pic>
                </a:graphicData>
              </a:graphic>
            </wp:inline>
          </w:drawing>
        </w:r>
      </w:del>
      <w:moveToRangeStart w:id="546" w:author="Rosenberg, Joshua" w:date="2019-02-04T10:01:00Z" w:name="move166883"/>
      <w:moveTo w:id="547" w:author="Rosenberg, Joshua" w:date="2019-02-04T10:01:00Z">
        <w:del w:id="548" w:author="Rosenberg, Joshua" w:date="2019-02-04T10:01:00Z">
          <w:r w:rsidR="00C5326D" w:rsidRPr="00383028" w:rsidDel="00C5326D">
            <w:delText xml:space="preserve">Figure 2. Sources of variability for the six engagement profiles at the instructional episode, youth, and program levels. </w:delText>
          </w:r>
        </w:del>
      </w:moveTo>
    </w:p>
    <w:moveToRangeEnd w:id="546"/>
    <w:p w14:paraId="6950EDA7" w14:textId="7E41D592" w:rsidR="00C5326D" w:rsidRPr="00383028" w:rsidRDefault="00C5326D" w:rsidP="00C5326D">
      <w:pPr>
        <w:pStyle w:val="BodyText"/>
        <w:ind w:firstLine="0"/>
        <w:jc w:val="center"/>
        <w:pPrChange w:id="549" w:author="Rosenberg, Joshua" w:date="2019-02-04T10:01:00Z">
          <w:pPr>
            <w:pStyle w:val="BodyText"/>
            <w:ind w:firstLine="0"/>
          </w:pPr>
        </w:pPrChange>
      </w:pPr>
      <w:ins w:id="550" w:author="Rosenberg, Joshua" w:date="2019-02-04T10:01:00Z">
        <w:r>
          <w:t>[INSERT FIGURE 4 ABOUT HERE]</w:t>
        </w:r>
      </w:ins>
    </w:p>
    <w:p w14:paraId="1A9C6F89" w14:textId="367CC3A7" w:rsidR="006B0C5C" w:rsidRPr="00383028" w:rsidRDefault="006B0C5C" w:rsidP="006B0C5C">
      <w:pPr>
        <w:pStyle w:val="FirstParagraph"/>
        <w:ind w:firstLine="720"/>
      </w:pPr>
      <w:r w:rsidRPr="00383028">
        <w:t xml:space="preserve">These results show how much variability in the profiles was systematic at these different levels and was potentially attributable to youth, instructional episode, and program. The systematic variability at the youth level, for example, could be .10 for the </w:t>
      </w:r>
      <w:r w:rsidRPr="00383028">
        <w:rPr>
          <w:i/>
        </w:rPr>
        <w:t>Full</w:t>
      </w:r>
      <w:r w:rsidRPr="00383028">
        <w:t xml:space="preserve"> profile and .025 for the </w:t>
      </w:r>
      <w:r w:rsidRPr="00383028">
        <w:rPr>
          <w:i/>
        </w:rPr>
        <w:t>Universally Low</w:t>
      </w:r>
      <w:r w:rsidRPr="00383028">
        <w:t xml:space="preserve"> profile. At the program level, the </w:t>
      </w:r>
      <w:r w:rsidRPr="00383028">
        <w:rPr>
          <w:i/>
        </w:rPr>
        <w:t>ICC</w:t>
      </w:r>
      <w:r w:rsidRPr="00383028">
        <w:t xml:space="preserve">s were found to be small, with values ranging from 0.00 to 0.023, suggesting that little variability can be explained by the program. For the instructional episode level, the </w:t>
      </w:r>
      <w:r w:rsidRPr="00383028">
        <w:rPr>
          <w:i/>
        </w:rPr>
        <w:t>ICC</w:t>
      </w:r>
      <w:r w:rsidRPr="00383028">
        <w:t xml:space="preserve">s were also small, ranging from 0.004 to 0.01. Finally, at the youth level, the </w:t>
      </w:r>
      <w:r w:rsidRPr="00383028">
        <w:rPr>
          <w:i/>
        </w:rPr>
        <w:t>ICC</w:t>
      </w:r>
      <w:r w:rsidRPr="00383028">
        <w:t xml:space="preserve">s were larger: they ranged from .093 to .432. These </w:t>
      </w:r>
      <w:r w:rsidRPr="00383028">
        <w:rPr>
          <w:i/>
        </w:rPr>
        <w:t>ICCs</w:t>
      </w:r>
      <w:r w:rsidRPr="00383028">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w:t>
      </w:r>
      <w:r w:rsidRPr="00383028">
        <w:lastRenderedPageBreak/>
        <w:t>research question #3) and the youth characteristics (for research question #4) and the profiles of engagement.</w:t>
      </w:r>
    </w:p>
    <w:p w14:paraId="0354B279" w14:textId="4946DCCA" w:rsidR="00EE7710" w:rsidRPr="00383028" w:rsidRDefault="006B0C5C" w:rsidP="006B0C5C">
      <w:pPr>
        <w:pStyle w:val="BodyText"/>
      </w:pPr>
      <w:r w:rsidRPr="00383028">
        <w:t>To understand which aspects of work with data and youth characteristics were related to the profiles</w:t>
      </w:r>
      <w:r w:rsidR="00EE7710" w:rsidRPr="00383028">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r w:rsidRPr="00383028">
        <w:t xml:space="preserve"> 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34C07D08" w14:textId="6685710B" w:rsidR="00331748" w:rsidRDefault="00331748" w:rsidP="00EE7710">
      <w:pPr>
        <w:pStyle w:val="BodyText"/>
        <w:rPr>
          <w:ins w:id="551" w:author="Rosenberg, Joshua" w:date="2019-02-04T10:06:00Z"/>
        </w:rPr>
      </w:pPr>
      <w:r w:rsidRPr="00383028">
        <w:t xml:space="preserve">In Table 7,  each column represents the output from one of the six different models. As an example, the first column reports the coefficients for the associations between the predictor variables and the </w:t>
      </w:r>
      <w:r w:rsidRPr="00383028">
        <w:rPr>
          <w:i/>
        </w:rPr>
        <w:t>Only behavioral</w:t>
      </w:r>
      <w:r w:rsidRPr="00383028">
        <w:t xml:space="preserve"> profile. Because the outcome was in the form of a probability (ranging from 0.00 to 1.00), it can be interpreted as the change in the probability of a response being associated with each profile. Note that the </w:t>
      </w:r>
      <w:r w:rsidRPr="00383028">
        <w:rPr>
          <w:i/>
        </w:rPr>
        <w:t>p</w:t>
      </w:r>
      <w:r w:rsidRPr="00383028">
        <w:t xml:space="preserve">-values were calculated using the </w:t>
      </w:r>
      <w:ins w:id="552" w:author="Rosenberg, Joshua" w:date="2019-02-04T10:05:00Z">
        <w:r w:rsidR="007075AE">
          <w:t>(</w:t>
        </w:r>
      </w:ins>
      <w:r w:rsidRPr="00383028">
        <w:t>m</w:t>
      </w:r>
      <w:ins w:id="553" w:author="Rosenberg, Joshua" w:date="2019-02-04T10:05:00Z">
        <w:r w:rsidR="007075AE">
          <w:t>ore</w:t>
        </w:r>
      </w:ins>
      <w:del w:id="554" w:author="Rosenberg, Joshua" w:date="2019-02-04T10:05:00Z">
        <w:r w:rsidRPr="00383028" w:rsidDel="007075AE">
          <w:delText>ost</w:delText>
        </w:r>
      </w:del>
      <w:r w:rsidRPr="00383028">
        <w:t xml:space="preserve"> conservative and recommended </w:t>
      </w:r>
      <w:ins w:id="555" w:author="Rosenberg, Joshua" w:date="2019-02-04T10:06:00Z">
        <w:r w:rsidR="007075AE">
          <w:t>in</w:t>
        </w:r>
      </w:ins>
      <w:del w:id="556" w:author="Rosenberg, Joshua" w:date="2019-02-04T10:05:00Z">
        <w:r w:rsidRPr="00383028" w:rsidDel="007075AE">
          <w:delText>by</w:delText>
        </w:r>
      </w:del>
      <w:r w:rsidRPr="00383028">
        <w:t xml:space="preserve"> recent research</w:t>
      </w:r>
      <w:ins w:id="557" w:author="Rosenberg, Joshua" w:date="2019-02-04T10:05:00Z">
        <w:r w:rsidR="007075AE">
          <w:t>)</w:t>
        </w:r>
      </w:ins>
      <w:r w:rsidRPr="00383028">
        <w:t xml:space="preserve"> Kenward-Rogers approximation (</w:t>
      </w:r>
      <w:proofErr w:type="spellStart"/>
      <w:r w:rsidRPr="00383028">
        <w:t>Halekoh</w:t>
      </w:r>
      <w:proofErr w:type="spellEnd"/>
      <w:r w:rsidRPr="00383028">
        <w:t xml:space="preserve"> &amp; </w:t>
      </w:r>
      <w:proofErr w:type="spellStart"/>
      <w:r w:rsidRPr="00383028">
        <w:t>Hojsgaard</w:t>
      </w:r>
      <w:proofErr w:type="spellEnd"/>
      <w:r w:rsidRPr="00383028">
        <w:t>, 2014).</w:t>
      </w:r>
    </w:p>
    <w:p w14:paraId="284EAA6F" w14:textId="182BFEAD" w:rsidR="007075AE" w:rsidRPr="00383028" w:rsidRDefault="007075AE" w:rsidP="007075AE">
      <w:pPr>
        <w:pStyle w:val="BodyText"/>
        <w:ind w:firstLine="0"/>
        <w:jc w:val="center"/>
        <w:pPrChange w:id="558" w:author="Rosenberg, Joshua" w:date="2019-02-04T10:06:00Z">
          <w:pPr>
            <w:pStyle w:val="BodyText"/>
          </w:pPr>
        </w:pPrChange>
      </w:pPr>
      <w:ins w:id="559" w:author="Rosenberg, Joshua" w:date="2019-02-04T10:06:00Z">
        <w:r>
          <w:lastRenderedPageBreak/>
          <w:t>[INSERT TABLE 7 ABOUT HERE]</w:t>
        </w:r>
      </w:ins>
    </w:p>
    <w:p w14:paraId="57895E84" w14:textId="2F22BE31" w:rsidR="00331748" w:rsidRPr="00383028" w:rsidDel="007075AE" w:rsidRDefault="00331748" w:rsidP="00331748">
      <w:pPr>
        <w:pStyle w:val="BodyText"/>
        <w:ind w:firstLine="0"/>
        <w:rPr>
          <w:del w:id="560" w:author="Rosenberg, Joshua" w:date="2019-02-04T10:05:00Z"/>
        </w:rPr>
      </w:pPr>
      <w:del w:id="561" w:author="Rosenberg, Joshua" w:date="2019-02-04T10:05:00Z">
        <w:r w:rsidRPr="00383028" w:rsidDel="007075AE">
          <w:delText>Table 7. Findings for relations between the aspects of work with data and youth characteristics and the profiles of engagement.</w:delText>
        </w:r>
      </w:del>
    </w:p>
    <w:tbl>
      <w:tblPr>
        <w:tblW w:w="5000" w:type="pct"/>
        <w:tblLook w:val="04A0" w:firstRow="1" w:lastRow="0" w:firstColumn="1" w:lastColumn="0" w:noHBand="0" w:noVBand="1"/>
      </w:tblPr>
      <w:tblGrid>
        <w:gridCol w:w="1758"/>
        <w:gridCol w:w="1150"/>
        <w:gridCol w:w="1344"/>
        <w:gridCol w:w="1254"/>
        <w:gridCol w:w="1523"/>
        <w:gridCol w:w="1255"/>
        <w:gridCol w:w="1120"/>
      </w:tblGrid>
      <w:tr w:rsidR="00A4678E" w:rsidRPr="00383028" w:rsidDel="007075AE" w14:paraId="0A0C046D" w14:textId="684EA036" w:rsidTr="00E353BE">
        <w:trPr>
          <w:del w:id="562" w:author="Rosenberg, Joshua" w:date="2019-02-04T10:05:00Z"/>
        </w:trPr>
        <w:tc>
          <w:tcPr>
            <w:tcW w:w="0" w:type="auto"/>
            <w:tcBorders>
              <w:bottom w:val="single" w:sz="4" w:space="0" w:color="auto"/>
            </w:tcBorders>
            <w:vAlign w:val="center"/>
          </w:tcPr>
          <w:p w14:paraId="4BFBDA26" w14:textId="62E737B7" w:rsidR="00A23CC5" w:rsidRPr="00383028" w:rsidDel="007075AE" w:rsidRDefault="00A23CC5" w:rsidP="00A23CC5">
            <w:pPr>
              <w:pStyle w:val="Compact"/>
              <w:spacing w:line="240" w:lineRule="auto"/>
              <w:rPr>
                <w:del w:id="563" w:author="Rosenberg, Joshua" w:date="2019-02-04T10:05:00Z"/>
              </w:rPr>
            </w:pPr>
          </w:p>
        </w:tc>
        <w:tc>
          <w:tcPr>
            <w:tcW w:w="593" w:type="pct"/>
            <w:tcBorders>
              <w:bottom w:val="single" w:sz="4" w:space="0" w:color="auto"/>
            </w:tcBorders>
          </w:tcPr>
          <w:p w14:paraId="17ECC8BC" w14:textId="5715BA87" w:rsidR="00A23CC5" w:rsidRPr="00383028" w:rsidDel="007075AE" w:rsidRDefault="00A23CC5" w:rsidP="00E14404">
            <w:pPr>
              <w:pStyle w:val="Compact"/>
              <w:spacing w:line="240" w:lineRule="auto"/>
              <w:jc w:val="center"/>
              <w:rPr>
                <w:del w:id="564" w:author="Rosenberg, Joshua" w:date="2019-02-04T10:05:00Z"/>
                <w:sz w:val="20"/>
                <w:szCs w:val="20"/>
              </w:rPr>
            </w:pPr>
            <w:del w:id="565" w:author="Rosenberg, Joshua" w:date="2019-02-04T10:05:00Z">
              <w:r w:rsidRPr="00383028" w:rsidDel="007075AE">
                <w:rPr>
                  <w:bCs/>
                  <w:color w:val="000000"/>
                  <w:sz w:val="20"/>
                  <w:szCs w:val="20"/>
                </w:rPr>
                <w:delText>Universally low B (SE)</w:delText>
              </w:r>
            </w:del>
          </w:p>
        </w:tc>
        <w:tc>
          <w:tcPr>
            <w:tcW w:w="718" w:type="pct"/>
            <w:tcBorders>
              <w:bottom w:val="single" w:sz="4" w:space="0" w:color="auto"/>
            </w:tcBorders>
          </w:tcPr>
          <w:p w14:paraId="71DDA178" w14:textId="139C8EF6" w:rsidR="00A23CC5" w:rsidRPr="00383028" w:rsidDel="007075AE" w:rsidRDefault="00A23CC5" w:rsidP="00E14404">
            <w:pPr>
              <w:pStyle w:val="Compact"/>
              <w:spacing w:line="240" w:lineRule="auto"/>
              <w:jc w:val="center"/>
              <w:rPr>
                <w:del w:id="566" w:author="Rosenberg, Joshua" w:date="2019-02-04T10:05:00Z"/>
                <w:sz w:val="20"/>
                <w:szCs w:val="20"/>
              </w:rPr>
            </w:pPr>
            <w:del w:id="567" w:author="Rosenberg, Joshua" w:date="2019-02-04T10:05:00Z">
              <w:r w:rsidRPr="00383028" w:rsidDel="007075AE">
                <w:rPr>
                  <w:bCs/>
                  <w:color w:val="000000"/>
                  <w:sz w:val="20"/>
                  <w:szCs w:val="20"/>
                </w:rPr>
                <w:delText>Only behavioral B (SE)</w:delText>
              </w:r>
            </w:del>
          </w:p>
        </w:tc>
        <w:tc>
          <w:tcPr>
            <w:tcW w:w="670" w:type="pct"/>
            <w:tcBorders>
              <w:bottom w:val="single" w:sz="4" w:space="0" w:color="auto"/>
            </w:tcBorders>
          </w:tcPr>
          <w:p w14:paraId="5E887C3E" w14:textId="44E5776A" w:rsidR="00A23CC5" w:rsidRPr="00383028" w:rsidDel="007075AE" w:rsidRDefault="00A23CC5" w:rsidP="00E14404">
            <w:pPr>
              <w:pStyle w:val="Compact"/>
              <w:spacing w:line="240" w:lineRule="auto"/>
              <w:jc w:val="center"/>
              <w:rPr>
                <w:del w:id="568" w:author="Rosenberg, Joshua" w:date="2019-02-04T10:05:00Z"/>
                <w:sz w:val="20"/>
                <w:szCs w:val="20"/>
              </w:rPr>
            </w:pPr>
            <w:del w:id="569" w:author="Rosenberg, Joshua" w:date="2019-02-04T10:05:00Z">
              <w:r w:rsidRPr="00383028" w:rsidDel="007075AE">
                <w:rPr>
                  <w:bCs/>
                  <w:color w:val="000000"/>
                  <w:sz w:val="20"/>
                  <w:szCs w:val="20"/>
                </w:rPr>
                <w:delText>Only affective B (SE)</w:delText>
              </w:r>
            </w:del>
          </w:p>
        </w:tc>
        <w:tc>
          <w:tcPr>
            <w:tcW w:w="813" w:type="pct"/>
            <w:tcBorders>
              <w:bottom w:val="single" w:sz="4" w:space="0" w:color="auto"/>
            </w:tcBorders>
          </w:tcPr>
          <w:p w14:paraId="351335E8" w14:textId="04CDC81C" w:rsidR="00A23CC5" w:rsidRPr="00383028" w:rsidDel="007075AE" w:rsidRDefault="00A23CC5" w:rsidP="00E14404">
            <w:pPr>
              <w:pStyle w:val="Compact"/>
              <w:spacing w:line="240" w:lineRule="auto"/>
              <w:jc w:val="center"/>
              <w:rPr>
                <w:del w:id="570" w:author="Rosenberg, Joshua" w:date="2019-02-04T10:05:00Z"/>
                <w:sz w:val="20"/>
                <w:szCs w:val="20"/>
              </w:rPr>
            </w:pPr>
            <w:del w:id="571" w:author="Rosenberg, Joshua" w:date="2019-02-04T10:05:00Z">
              <w:r w:rsidRPr="00383028" w:rsidDel="007075AE">
                <w:rPr>
                  <w:bCs/>
                  <w:color w:val="000000"/>
                  <w:sz w:val="20"/>
                  <w:szCs w:val="20"/>
                </w:rPr>
                <w:delText>Eng. and comp., not chall. B (SE)</w:delText>
              </w:r>
            </w:del>
          </w:p>
        </w:tc>
        <w:tc>
          <w:tcPr>
            <w:tcW w:w="670" w:type="pct"/>
            <w:tcBorders>
              <w:bottom w:val="single" w:sz="4" w:space="0" w:color="auto"/>
            </w:tcBorders>
          </w:tcPr>
          <w:p w14:paraId="3D07E7E3" w14:textId="5A75C283" w:rsidR="00A23CC5" w:rsidRPr="00383028" w:rsidDel="007075AE" w:rsidRDefault="00A23CC5" w:rsidP="00E14404">
            <w:pPr>
              <w:pStyle w:val="Compact"/>
              <w:spacing w:line="240" w:lineRule="auto"/>
              <w:jc w:val="center"/>
              <w:rPr>
                <w:del w:id="572" w:author="Rosenberg, Joshua" w:date="2019-02-04T10:05:00Z"/>
                <w:sz w:val="20"/>
                <w:szCs w:val="20"/>
              </w:rPr>
            </w:pPr>
            <w:del w:id="573" w:author="Rosenberg, Joshua" w:date="2019-02-04T10:05:00Z">
              <w:r w:rsidRPr="00383028" w:rsidDel="007075AE">
                <w:rPr>
                  <w:bCs/>
                  <w:color w:val="000000"/>
                  <w:sz w:val="20"/>
                  <w:szCs w:val="20"/>
                </w:rPr>
                <w:delText>All moderate B (SE)</w:delText>
              </w:r>
            </w:del>
          </w:p>
        </w:tc>
        <w:tc>
          <w:tcPr>
            <w:tcW w:w="598" w:type="pct"/>
            <w:tcBorders>
              <w:bottom w:val="single" w:sz="4" w:space="0" w:color="auto"/>
            </w:tcBorders>
          </w:tcPr>
          <w:p w14:paraId="7357CACD" w14:textId="7FF4AAEF" w:rsidR="00A23CC5" w:rsidRPr="00383028" w:rsidDel="007075AE" w:rsidRDefault="00A23CC5" w:rsidP="00E14404">
            <w:pPr>
              <w:pStyle w:val="Compact"/>
              <w:spacing w:line="240" w:lineRule="auto"/>
              <w:jc w:val="center"/>
              <w:rPr>
                <w:del w:id="574" w:author="Rosenberg, Joshua" w:date="2019-02-04T10:05:00Z"/>
                <w:sz w:val="20"/>
                <w:szCs w:val="20"/>
              </w:rPr>
            </w:pPr>
            <w:del w:id="575" w:author="Rosenberg, Joshua" w:date="2019-02-04T10:05:00Z">
              <w:r w:rsidRPr="00383028" w:rsidDel="007075AE">
                <w:rPr>
                  <w:bCs/>
                  <w:color w:val="000000"/>
                  <w:sz w:val="20"/>
                  <w:szCs w:val="20"/>
                </w:rPr>
                <w:delText>Full B (SE)</w:delText>
              </w:r>
            </w:del>
          </w:p>
        </w:tc>
      </w:tr>
      <w:tr w:rsidR="00A4678E" w:rsidRPr="00383028" w:rsidDel="007075AE" w14:paraId="6152F93A" w14:textId="21C89185" w:rsidTr="00E353BE">
        <w:trPr>
          <w:del w:id="576" w:author="Rosenberg, Joshua" w:date="2019-02-04T10:05:00Z"/>
        </w:trPr>
        <w:tc>
          <w:tcPr>
            <w:tcW w:w="0" w:type="auto"/>
            <w:tcBorders>
              <w:top w:val="single" w:sz="4" w:space="0" w:color="auto"/>
            </w:tcBorders>
          </w:tcPr>
          <w:p w14:paraId="0A127715" w14:textId="63B6D4FF" w:rsidR="00A23CC5" w:rsidRPr="00383028" w:rsidDel="007075AE" w:rsidRDefault="00A23CC5" w:rsidP="00A23CC5">
            <w:pPr>
              <w:pStyle w:val="Compact"/>
              <w:spacing w:line="240" w:lineRule="auto"/>
              <w:rPr>
                <w:del w:id="577" w:author="Rosenberg, Joshua" w:date="2019-02-04T10:05:00Z"/>
                <w:sz w:val="22"/>
                <w:szCs w:val="22"/>
              </w:rPr>
            </w:pPr>
            <w:del w:id="578" w:author="Rosenberg, Joshua" w:date="2019-02-04T10:05:00Z">
              <w:r w:rsidRPr="00383028" w:rsidDel="007075AE">
                <w:rPr>
                  <w:sz w:val="22"/>
                  <w:szCs w:val="22"/>
                </w:rPr>
                <w:delText>Pre-interest</w:delText>
              </w:r>
            </w:del>
          </w:p>
        </w:tc>
        <w:tc>
          <w:tcPr>
            <w:tcW w:w="593" w:type="pct"/>
            <w:tcBorders>
              <w:top w:val="single" w:sz="4" w:space="0" w:color="auto"/>
            </w:tcBorders>
          </w:tcPr>
          <w:p w14:paraId="016F1DED" w14:textId="03E28990" w:rsidR="00A23CC5" w:rsidRPr="00383028" w:rsidDel="007075AE" w:rsidRDefault="00A23CC5" w:rsidP="00A23CC5">
            <w:pPr>
              <w:pStyle w:val="Compact"/>
              <w:spacing w:line="240" w:lineRule="auto"/>
              <w:rPr>
                <w:del w:id="579" w:author="Rosenberg, Joshua" w:date="2019-02-04T10:05:00Z"/>
              </w:rPr>
            </w:pPr>
            <w:del w:id="580" w:author="Rosenberg, Joshua" w:date="2019-02-04T10:05:00Z">
              <w:r w:rsidRPr="00383028" w:rsidDel="007075AE">
                <w:rPr>
                  <w:color w:val="000000"/>
                  <w:sz w:val="15"/>
                  <w:szCs w:val="15"/>
                </w:rPr>
                <w:delText>0.36 (0.09)*</w:delText>
              </w:r>
            </w:del>
          </w:p>
        </w:tc>
        <w:tc>
          <w:tcPr>
            <w:tcW w:w="718" w:type="pct"/>
            <w:tcBorders>
              <w:top w:val="single" w:sz="4" w:space="0" w:color="auto"/>
            </w:tcBorders>
          </w:tcPr>
          <w:p w14:paraId="1EDBB08B" w14:textId="601D0899" w:rsidR="00A23CC5" w:rsidRPr="00383028" w:rsidDel="007075AE" w:rsidRDefault="00A23CC5" w:rsidP="00A23CC5">
            <w:pPr>
              <w:pStyle w:val="Compact"/>
              <w:spacing w:line="240" w:lineRule="auto"/>
              <w:rPr>
                <w:del w:id="581" w:author="Rosenberg, Joshua" w:date="2019-02-04T10:05:00Z"/>
              </w:rPr>
            </w:pPr>
            <w:del w:id="582" w:author="Rosenberg, Joshua" w:date="2019-02-04T10:05:00Z">
              <w:r w:rsidRPr="00383028" w:rsidDel="007075AE">
                <w:rPr>
                  <w:color w:val="000000"/>
                  <w:sz w:val="15"/>
                  <w:szCs w:val="15"/>
                </w:rPr>
                <w:delText>0.12 (0.05)*</w:delText>
              </w:r>
            </w:del>
          </w:p>
        </w:tc>
        <w:tc>
          <w:tcPr>
            <w:tcW w:w="670" w:type="pct"/>
            <w:tcBorders>
              <w:top w:val="single" w:sz="4" w:space="0" w:color="auto"/>
            </w:tcBorders>
          </w:tcPr>
          <w:p w14:paraId="6D1074C0" w14:textId="28CEC091" w:rsidR="00A23CC5" w:rsidRPr="00383028" w:rsidDel="007075AE" w:rsidRDefault="00A23CC5" w:rsidP="00A23CC5">
            <w:pPr>
              <w:pStyle w:val="Compact"/>
              <w:spacing w:line="240" w:lineRule="auto"/>
              <w:rPr>
                <w:del w:id="583" w:author="Rosenberg, Joshua" w:date="2019-02-04T10:05:00Z"/>
              </w:rPr>
            </w:pPr>
            <w:del w:id="584" w:author="Rosenberg, Joshua" w:date="2019-02-04T10:05:00Z">
              <w:r w:rsidRPr="00383028" w:rsidDel="007075AE">
                <w:rPr>
                  <w:color w:val="000000"/>
                  <w:sz w:val="15"/>
                  <w:szCs w:val="15"/>
                </w:rPr>
                <w:delText>0.35 (0.08)*</w:delText>
              </w:r>
            </w:del>
          </w:p>
        </w:tc>
        <w:tc>
          <w:tcPr>
            <w:tcW w:w="813" w:type="pct"/>
            <w:tcBorders>
              <w:top w:val="single" w:sz="4" w:space="0" w:color="auto"/>
            </w:tcBorders>
          </w:tcPr>
          <w:p w14:paraId="2B5BCE31" w14:textId="02F46936" w:rsidR="00A23CC5" w:rsidRPr="00383028" w:rsidDel="007075AE" w:rsidRDefault="00A23CC5" w:rsidP="00A23CC5">
            <w:pPr>
              <w:pStyle w:val="Compact"/>
              <w:spacing w:line="240" w:lineRule="auto"/>
              <w:rPr>
                <w:del w:id="585" w:author="Rosenberg, Joshua" w:date="2019-02-04T10:05:00Z"/>
              </w:rPr>
            </w:pPr>
            <w:del w:id="586" w:author="Rosenberg, Joshua" w:date="2019-02-04T10:05:00Z">
              <w:r w:rsidRPr="00383028" w:rsidDel="007075AE">
                <w:rPr>
                  <w:color w:val="000000"/>
                  <w:sz w:val="15"/>
                  <w:szCs w:val="15"/>
                </w:rPr>
                <w:delText>0.01 (0.06)</w:delText>
              </w:r>
            </w:del>
          </w:p>
        </w:tc>
        <w:tc>
          <w:tcPr>
            <w:tcW w:w="670" w:type="pct"/>
            <w:tcBorders>
              <w:top w:val="single" w:sz="4" w:space="0" w:color="auto"/>
            </w:tcBorders>
          </w:tcPr>
          <w:p w14:paraId="7C020756" w14:textId="23426DDA" w:rsidR="00A23CC5" w:rsidRPr="00383028" w:rsidDel="007075AE" w:rsidRDefault="00A23CC5" w:rsidP="00A23CC5">
            <w:pPr>
              <w:pStyle w:val="Compact"/>
              <w:spacing w:line="240" w:lineRule="auto"/>
              <w:rPr>
                <w:del w:id="587" w:author="Rosenberg, Joshua" w:date="2019-02-04T10:05:00Z"/>
              </w:rPr>
            </w:pPr>
            <w:del w:id="588" w:author="Rosenberg, Joshua" w:date="2019-02-04T10:05:00Z">
              <w:r w:rsidRPr="00383028" w:rsidDel="007075AE">
                <w:rPr>
                  <w:color w:val="000000"/>
                  <w:sz w:val="15"/>
                  <w:szCs w:val="15"/>
                </w:rPr>
                <w:delText>0.09 (0.04)*</w:delText>
              </w:r>
            </w:del>
          </w:p>
        </w:tc>
        <w:tc>
          <w:tcPr>
            <w:tcW w:w="598" w:type="pct"/>
            <w:tcBorders>
              <w:top w:val="single" w:sz="4" w:space="0" w:color="auto"/>
            </w:tcBorders>
          </w:tcPr>
          <w:p w14:paraId="74E070C4" w14:textId="442D8809" w:rsidR="00A23CC5" w:rsidRPr="00383028" w:rsidDel="007075AE" w:rsidRDefault="00A23CC5" w:rsidP="00A23CC5">
            <w:pPr>
              <w:pStyle w:val="Compact"/>
              <w:spacing w:line="240" w:lineRule="auto"/>
              <w:rPr>
                <w:del w:id="589" w:author="Rosenberg, Joshua" w:date="2019-02-04T10:05:00Z"/>
              </w:rPr>
            </w:pPr>
            <w:del w:id="590" w:author="Rosenberg, Joshua" w:date="2019-02-04T10:05:00Z">
              <w:r w:rsidRPr="00383028" w:rsidDel="007075AE">
                <w:rPr>
                  <w:color w:val="000000"/>
                  <w:sz w:val="15"/>
                  <w:szCs w:val="15"/>
                </w:rPr>
                <w:delText>0.09 (0.08)</w:delText>
              </w:r>
            </w:del>
          </w:p>
        </w:tc>
      </w:tr>
      <w:tr w:rsidR="00A4678E" w:rsidRPr="00383028" w:rsidDel="007075AE" w14:paraId="4B152D99" w14:textId="276E2751" w:rsidTr="00E353BE">
        <w:trPr>
          <w:del w:id="591" w:author="Rosenberg, Joshua" w:date="2019-02-04T10:05:00Z"/>
        </w:trPr>
        <w:tc>
          <w:tcPr>
            <w:tcW w:w="0" w:type="auto"/>
          </w:tcPr>
          <w:p w14:paraId="473000CF" w14:textId="19890FDB" w:rsidR="00A23CC5" w:rsidRPr="00383028" w:rsidDel="007075AE" w:rsidRDefault="00A23CC5" w:rsidP="00A23CC5">
            <w:pPr>
              <w:pStyle w:val="Compact"/>
              <w:spacing w:line="240" w:lineRule="auto"/>
              <w:rPr>
                <w:del w:id="592" w:author="Rosenberg, Joshua" w:date="2019-02-04T10:05:00Z"/>
                <w:sz w:val="22"/>
                <w:szCs w:val="22"/>
              </w:rPr>
            </w:pPr>
            <w:del w:id="593" w:author="Rosenberg, Joshua" w:date="2019-02-04T10:05:00Z">
              <w:r w:rsidRPr="00383028" w:rsidDel="007075AE">
                <w:rPr>
                  <w:sz w:val="22"/>
                  <w:szCs w:val="22"/>
                </w:rPr>
                <w:delText>Gender-Female</w:delText>
              </w:r>
            </w:del>
          </w:p>
        </w:tc>
        <w:tc>
          <w:tcPr>
            <w:tcW w:w="593" w:type="pct"/>
          </w:tcPr>
          <w:p w14:paraId="179BDDC4" w14:textId="2C978554" w:rsidR="00A23CC5" w:rsidRPr="00383028" w:rsidDel="007075AE" w:rsidRDefault="00A23CC5" w:rsidP="00A23CC5">
            <w:pPr>
              <w:pStyle w:val="Compact"/>
              <w:spacing w:line="240" w:lineRule="auto"/>
              <w:rPr>
                <w:del w:id="594" w:author="Rosenberg, Joshua" w:date="2019-02-04T10:05:00Z"/>
              </w:rPr>
            </w:pPr>
            <w:del w:id="595" w:author="Rosenberg, Joshua" w:date="2019-02-04T10:05:00Z">
              <w:r w:rsidRPr="00383028" w:rsidDel="007075AE">
                <w:rPr>
                  <w:color w:val="000000"/>
                  <w:sz w:val="15"/>
                  <w:szCs w:val="15"/>
                </w:rPr>
                <w:delText>-0.05 (0.02)</w:delText>
              </w:r>
            </w:del>
          </w:p>
        </w:tc>
        <w:tc>
          <w:tcPr>
            <w:tcW w:w="718" w:type="pct"/>
          </w:tcPr>
          <w:p w14:paraId="51977681" w14:textId="519CDA35" w:rsidR="00A23CC5" w:rsidRPr="00383028" w:rsidDel="007075AE" w:rsidRDefault="00A23CC5" w:rsidP="00A23CC5">
            <w:pPr>
              <w:pStyle w:val="Compact"/>
              <w:spacing w:line="240" w:lineRule="auto"/>
              <w:rPr>
                <w:del w:id="596" w:author="Rosenberg, Joshua" w:date="2019-02-04T10:05:00Z"/>
              </w:rPr>
            </w:pPr>
            <w:del w:id="597" w:author="Rosenberg, Joshua" w:date="2019-02-04T10:05:00Z">
              <w:r w:rsidRPr="00383028" w:rsidDel="007075AE">
                <w:rPr>
                  <w:color w:val="000000"/>
                  <w:sz w:val="15"/>
                  <w:szCs w:val="15"/>
                </w:rPr>
                <w:delText>-0.01 (0.01)</w:delText>
              </w:r>
            </w:del>
          </w:p>
        </w:tc>
        <w:tc>
          <w:tcPr>
            <w:tcW w:w="670" w:type="pct"/>
          </w:tcPr>
          <w:p w14:paraId="3AAA0596" w14:textId="125D0AEA" w:rsidR="00A23CC5" w:rsidRPr="00383028" w:rsidDel="007075AE" w:rsidRDefault="00A23CC5" w:rsidP="00A23CC5">
            <w:pPr>
              <w:pStyle w:val="Compact"/>
              <w:spacing w:line="240" w:lineRule="auto"/>
              <w:rPr>
                <w:del w:id="598" w:author="Rosenberg, Joshua" w:date="2019-02-04T10:05:00Z"/>
              </w:rPr>
            </w:pPr>
            <w:del w:id="599" w:author="Rosenberg, Joshua" w:date="2019-02-04T10:05:00Z">
              <w:r w:rsidRPr="00383028" w:rsidDel="007075AE">
                <w:rPr>
                  <w:color w:val="000000"/>
                  <w:sz w:val="15"/>
                  <w:szCs w:val="15"/>
                </w:rPr>
                <w:delText>-0.013 (0.02)</w:delText>
              </w:r>
            </w:del>
          </w:p>
        </w:tc>
        <w:tc>
          <w:tcPr>
            <w:tcW w:w="813" w:type="pct"/>
          </w:tcPr>
          <w:p w14:paraId="27A5135A" w14:textId="2619FC89" w:rsidR="00A23CC5" w:rsidRPr="00383028" w:rsidDel="007075AE" w:rsidRDefault="00A23CC5" w:rsidP="00A23CC5">
            <w:pPr>
              <w:pStyle w:val="Compact"/>
              <w:spacing w:line="240" w:lineRule="auto"/>
              <w:rPr>
                <w:del w:id="600" w:author="Rosenberg, Joshua" w:date="2019-02-04T10:05:00Z"/>
              </w:rPr>
            </w:pPr>
            <w:del w:id="601" w:author="Rosenberg, Joshua" w:date="2019-02-04T10:05:00Z">
              <w:r w:rsidRPr="00383028" w:rsidDel="007075AE">
                <w:rPr>
                  <w:color w:val="000000"/>
                  <w:sz w:val="15"/>
                  <w:szCs w:val="15"/>
                </w:rPr>
                <w:delText>0.04 (0.02)*</w:delText>
              </w:r>
            </w:del>
          </w:p>
        </w:tc>
        <w:tc>
          <w:tcPr>
            <w:tcW w:w="670" w:type="pct"/>
          </w:tcPr>
          <w:p w14:paraId="02E41E98" w14:textId="078AB1F1" w:rsidR="00A23CC5" w:rsidRPr="00383028" w:rsidDel="007075AE" w:rsidRDefault="00A23CC5" w:rsidP="00A23CC5">
            <w:pPr>
              <w:pStyle w:val="Compact"/>
              <w:spacing w:line="240" w:lineRule="auto"/>
              <w:rPr>
                <w:del w:id="602" w:author="Rosenberg, Joshua" w:date="2019-02-04T10:05:00Z"/>
              </w:rPr>
            </w:pPr>
            <w:del w:id="603" w:author="Rosenberg, Joshua" w:date="2019-02-04T10:05:00Z">
              <w:r w:rsidRPr="00383028" w:rsidDel="007075AE">
                <w:rPr>
                  <w:color w:val="000000"/>
                  <w:sz w:val="15"/>
                  <w:szCs w:val="15"/>
                </w:rPr>
                <w:delText>0.01 (0.01)</w:delText>
              </w:r>
            </w:del>
          </w:p>
        </w:tc>
        <w:tc>
          <w:tcPr>
            <w:tcW w:w="598" w:type="pct"/>
          </w:tcPr>
          <w:p w14:paraId="047657DB" w14:textId="1D10C54F" w:rsidR="00A23CC5" w:rsidRPr="00383028" w:rsidDel="007075AE" w:rsidRDefault="00A23CC5" w:rsidP="00A23CC5">
            <w:pPr>
              <w:pStyle w:val="Compact"/>
              <w:spacing w:line="240" w:lineRule="auto"/>
              <w:rPr>
                <w:del w:id="604" w:author="Rosenberg, Joshua" w:date="2019-02-04T10:05:00Z"/>
              </w:rPr>
            </w:pPr>
            <w:del w:id="605" w:author="Rosenberg, Joshua" w:date="2019-02-04T10:05:00Z">
              <w:r w:rsidRPr="00383028" w:rsidDel="007075AE">
                <w:rPr>
                  <w:color w:val="000000"/>
                  <w:sz w:val="15"/>
                  <w:szCs w:val="15"/>
                </w:rPr>
                <w:delText>0.02 (0.02)</w:delText>
              </w:r>
            </w:del>
          </w:p>
        </w:tc>
      </w:tr>
      <w:tr w:rsidR="00A4678E" w:rsidRPr="00383028" w:rsidDel="007075AE" w14:paraId="65FA70FD" w14:textId="563FFA67" w:rsidTr="00E353BE">
        <w:trPr>
          <w:del w:id="606" w:author="Rosenberg, Joshua" w:date="2019-02-04T10:05:00Z"/>
        </w:trPr>
        <w:tc>
          <w:tcPr>
            <w:tcW w:w="0" w:type="auto"/>
          </w:tcPr>
          <w:p w14:paraId="06832A88" w14:textId="057A1E7F" w:rsidR="00A23CC5" w:rsidRPr="00383028" w:rsidDel="007075AE" w:rsidRDefault="00A23CC5" w:rsidP="00A23CC5">
            <w:pPr>
              <w:pStyle w:val="Compact"/>
              <w:spacing w:line="240" w:lineRule="auto"/>
              <w:rPr>
                <w:del w:id="607" w:author="Rosenberg, Joshua" w:date="2019-02-04T10:05:00Z"/>
                <w:sz w:val="22"/>
                <w:szCs w:val="22"/>
              </w:rPr>
            </w:pPr>
            <w:del w:id="608" w:author="Rosenberg, Joshua" w:date="2019-02-04T10:05:00Z">
              <w:r w:rsidRPr="00383028" w:rsidDel="007075AE">
                <w:rPr>
                  <w:sz w:val="22"/>
                  <w:szCs w:val="22"/>
                </w:rPr>
                <w:delText>URM status</w:delText>
              </w:r>
            </w:del>
          </w:p>
        </w:tc>
        <w:tc>
          <w:tcPr>
            <w:tcW w:w="593" w:type="pct"/>
          </w:tcPr>
          <w:p w14:paraId="7103536F" w14:textId="040FE338" w:rsidR="00A23CC5" w:rsidRPr="00383028" w:rsidDel="007075AE" w:rsidRDefault="00A23CC5" w:rsidP="00A23CC5">
            <w:pPr>
              <w:pStyle w:val="Compact"/>
              <w:spacing w:line="240" w:lineRule="auto"/>
              <w:rPr>
                <w:del w:id="609" w:author="Rosenberg, Joshua" w:date="2019-02-04T10:05:00Z"/>
              </w:rPr>
            </w:pPr>
            <w:del w:id="610" w:author="Rosenberg, Joshua" w:date="2019-02-04T10:05:00Z">
              <w:r w:rsidRPr="00383028" w:rsidDel="007075AE">
                <w:rPr>
                  <w:color w:val="000000"/>
                  <w:sz w:val="15"/>
                  <w:szCs w:val="15"/>
                </w:rPr>
                <w:delText>0.06 (0.04)+</w:delText>
              </w:r>
            </w:del>
          </w:p>
        </w:tc>
        <w:tc>
          <w:tcPr>
            <w:tcW w:w="718" w:type="pct"/>
          </w:tcPr>
          <w:p w14:paraId="27A4B3B9" w14:textId="592AD8A9" w:rsidR="00A23CC5" w:rsidRPr="00383028" w:rsidDel="007075AE" w:rsidRDefault="00A23CC5" w:rsidP="00A23CC5">
            <w:pPr>
              <w:pStyle w:val="Compact"/>
              <w:spacing w:line="240" w:lineRule="auto"/>
              <w:rPr>
                <w:del w:id="611" w:author="Rosenberg, Joshua" w:date="2019-02-04T10:05:00Z"/>
              </w:rPr>
            </w:pPr>
            <w:del w:id="612" w:author="Rosenberg, Joshua" w:date="2019-02-04T10:05:00Z">
              <w:r w:rsidRPr="00383028" w:rsidDel="007075AE">
                <w:rPr>
                  <w:color w:val="000000"/>
                  <w:sz w:val="15"/>
                  <w:szCs w:val="15"/>
                </w:rPr>
                <w:delText>0.02 (0.02)</w:delText>
              </w:r>
            </w:del>
          </w:p>
        </w:tc>
        <w:tc>
          <w:tcPr>
            <w:tcW w:w="670" w:type="pct"/>
          </w:tcPr>
          <w:p w14:paraId="748F9759" w14:textId="71A91ED7" w:rsidR="00A23CC5" w:rsidRPr="00383028" w:rsidDel="007075AE" w:rsidRDefault="00A23CC5" w:rsidP="00A23CC5">
            <w:pPr>
              <w:pStyle w:val="Compact"/>
              <w:spacing w:line="240" w:lineRule="auto"/>
              <w:rPr>
                <w:del w:id="613" w:author="Rosenberg, Joshua" w:date="2019-02-04T10:05:00Z"/>
              </w:rPr>
            </w:pPr>
            <w:del w:id="614" w:author="Rosenberg, Joshua" w:date="2019-02-04T10:05:00Z">
              <w:r w:rsidRPr="00383028" w:rsidDel="007075AE">
                <w:rPr>
                  <w:color w:val="000000"/>
                  <w:sz w:val="15"/>
                  <w:szCs w:val="15"/>
                </w:rPr>
                <w:delText>-0.04 (0.03)</w:delText>
              </w:r>
            </w:del>
          </w:p>
        </w:tc>
        <w:tc>
          <w:tcPr>
            <w:tcW w:w="813" w:type="pct"/>
          </w:tcPr>
          <w:p w14:paraId="43AE14B0" w14:textId="2C1ACA91" w:rsidR="00A23CC5" w:rsidRPr="00383028" w:rsidDel="007075AE" w:rsidRDefault="00A23CC5" w:rsidP="00A23CC5">
            <w:pPr>
              <w:pStyle w:val="Compact"/>
              <w:spacing w:line="240" w:lineRule="auto"/>
              <w:rPr>
                <w:del w:id="615" w:author="Rosenberg, Joshua" w:date="2019-02-04T10:05:00Z"/>
              </w:rPr>
            </w:pPr>
            <w:del w:id="616" w:author="Rosenberg, Joshua" w:date="2019-02-04T10:05:00Z">
              <w:r w:rsidRPr="00383028" w:rsidDel="007075AE">
                <w:rPr>
                  <w:color w:val="000000"/>
                  <w:sz w:val="15"/>
                  <w:szCs w:val="15"/>
                </w:rPr>
                <w:delText>0.03 (0.03)</w:delText>
              </w:r>
            </w:del>
          </w:p>
        </w:tc>
        <w:tc>
          <w:tcPr>
            <w:tcW w:w="670" w:type="pct"/>
          </w:tcPr>
          <w:p w14:paraId="085C7863" w14:textId="368568C1" w:rsidR="00A23CC5" w:rsidRPr="00383028" w:rsidDel="007075AE" w:rsidRDefault="00A23CC5" w:rsidP="00A23CC5">
            <w:pPr>
              <w:pStyle w:val="Compact"/>
              <w:spacing w:line="240" w:lineRule="auto"/>
              <w:rPr>
                <w:del w:id="617" w:author="Rosenberg, Joshua" w:date="2019-02-04T10:05:00Z"/>
              </w:rPr>
            </w:pPr>
            <w:del w:id="618" w:author="Rosenberg, Joshua" w:date="2019-02-04T10:05:00Z">
              <w:r w:rsidRPr="00383028" w:rsidDel="007075AE">
                <w:rPr>
                  <w:color w:val="000000"/>
                  <w:sz w:val="15"/>
                  <w:szCs w:val="15"/>
                </w:rPr>
                <w:delText>-0.02 (0.02)</w:delText>
              </w:r>
            </w:del>
          </w:p>
        </w:tc>
        <w:tc>
          <w:tcPr>
            <w:tcW w:w="598" w:type="pct"/>
          </w:tcPr>
          <w:p w14:paraId="5E831646" w14:textId="10D4FECF" w:rsidR="00A23CC5" w:rsidRPr="00383028" w:rsidDel="007075AE" w:rsidRDefault="00A23CC5" w:rsidP="00A23CC5">
            <w:pPr>
              <w:pStyle w:val="Compact"/>
              <w:spacing w:line="240" w:lineRule="auto"/>
              <w:rPr>
                <w:del w:id="619" w:author="Rosenberg, Joshua" w:date="2019-02-04T10:05:00Z"/>
              </w:rPr>
            </w:pPr>
            <w:del w:id="620" w:author="Rosenberg, Joshua" w:date="2019-02-04T10:05:00Z">
              <w:r w:rsidRPr="00383028" w:rsidDel="007075AE">
                <w:rPr>
                  <w:color w:val="000000"/>
                  <w:sz w:val="15"/>
                  <w:szCs w:val="15"/>
                </w:rPr>
                <w:delText>-0.04 (0.04)</w:delText>
              </w:r>
            </w:del>
          </w:p>
        </w:tc>
      </w:tr>
      <w:tr w:rsidR="00A4678E" w:rsidRPr="00383028" w:rsidDel="007075AE" w14:paraId="7EADBE03" w14:textId="2CE5830E" w:rsidTr="00E353BE">
        <w:trPr>
          <w:del w:id="621" w:author="Rosenberg, Joshua" w:date="2019-02-04T10:05:00Z"/>
        </w:trPr>
        <w:tc>
          <w:tcPr>
            <w:tcW w:w="0" w:type="auto"/>
          </w:tcPr>
          <w:p w14:paraId="53CD99E3" w14:textId="237EA7F1" w:rsidR="00A23CC5" w:rsidRPr="00383028" w:rsidDel="007075AE" w:rsidRDefault="00A23CC5" w:rsidP="00A23CC5">
            <w:pPr>
              <w:pStyle w:val="Compact"/>
              <w:spacing w:line="240" w:lineRule="auto"/>
              <w:rPr>
                <w:del w:id="622" w:author="Rosenberg, Joshua" w:date="2019-02-04T10:05:00Z"/>
                <w:sz w:val="22"/>
                <w:szCs w:val="22"/>
              </w:rPr>
            </w:pPr>
            <w:del w:id="623" w:author="Rosenberg, Joshua" w:date="2019-02-04T10:05:00Z">
              <w:r w:rsidRPr="00383028" w:rsidDel="007075AE">
                <w:rPr>
                  <w:sz w:val="22"/>
                  <w:szCs w:val="22"/>
                </w:rPr>
                <w:delText>Asking</w:delText>
              </w:r>
            </w:del>
          </w:p>
        </w:tc>
        <w:tc>
          <w:tcPr>
            <w:tcW w:w="593" w:type="pct"/>
          </w:tcPr>
          <w:p w14:paraId="11957C99" w14:textId="1D72E180" w:rsidR="00A23CC5" w:rsidRPr="00383028" w:rsidDel="007075AE" w:rsidRDefault="00A23CC5" w:rsidP="00A23CC5">
            <w:pPr>
              <w:pStyle w:val="Compact"/>
              <w:spacing w:line="240" w:lineRule="auto"/>
              <w:rPr>
                <w:del w:id="624" w:author="Rosenberg, Joshua" w:date="2019-02-04T10:05:00Z"/>
              </w:rPr>
            </w:pPr>
            <w:del w:id="625" w:author="Rosenberg, Joshua" w:date="2019-02-04T10:05:00Z">
              <w:r w:rsidRPr="00383028" w:rsidDel="007075AE">
                <w:rPr>
                  <w:color w:val="000000"/>
                  <w:sz w:val="15"/>
                  <w:szCs w:val="15"/>
                </w:rPr>
                <w:delText>-0.01 (0.05)</w:delText>
              </w:r>
            </w:del>
          </w:p>
        </w:tc>
        <w:tc>
          <w:tcPr>
            <w:tcW w:w="718" w:type="pct"/>
          </w:tcPr>
          <w:p w14:paraId="2ED9B8F9" w14:textId="01C9F3FC" w:rsidR="00A23CC5" w:rsidRPr="00383028" w:rsidDel="007075AE" w:rsidRDefault="00A23CC5" w:rsidP="00A23CC5">
            <w:pPr>
              <w:pStyle w:val="Compact"/>
              <w:spacing w:line="240" w:lineRule="auto"/>
              <w:rPr>
                <w:del w:id="626" w:author="Rosenberg, Joshua" w:date="2019-02-04T10:05:00Z"/>
              </w:rPr>
            </w:pPr>
            <w:del w:id="627" w:author="Rosenberg, Joshua" w:date="2019-02-04T10:05:00Z">
              <w:r w:rsidRPr="00383028" w:rsidDel="007075AE">
                <w:rPr>
                  <w:color w:val="000000"/>
                  <w:sz w:val="15"/>
                  <w:szCs w:val="15"/>
                </w:rPr>
                <w:delText>0.03 (0.03)</w:delText>
              </w:r>
            </w:del>
          </w:p>
        </w:tc>
        <w:tc>
          <w:tcPr>
            <w:tcW w:w="670" w:type="pct"/>
          </w:tcPr>
          <w:p w14:paraId="7199F58E" w14:textId="46D2E00D" w:rsidR="00A23CC5" w:rsidRPr="00383028" w:rsidDel="007075AE" w:rsidRDefault="00A23CC5" w:rsidP="00A23CC5">
            <w:pPr>
              <w:pStyle w:val="Compact"/>
              <w:spacing w:line="240" w:lineRule="auto"/>
              <w:rPr>
                <w:del w:id="628" w:author="Rosenberg, Joshua" w:date="2019-02-04T10:05:00Z"/>
              </w:rPr>
            </w:pPr>
            <w:del w:id="629" w:author="Rosenberg, Joshua" w:date="2019-02-04T10:05:00Z">
              <w:r w:rsidRPr="00383028" w:rsidDel="007075AE">
                <w:rPr>
                  <w:color w:val="000000"/>
                  <w:sz w:val="15"/>
                  <w:szCs w:val="15"/>
                </w:rPr>
                <w:delText>-0.08 (0.05)</w:delText>
              </w:r>
            </w:del>
          </w:p>
        </w:tc>
        <w:tc>
          <w:tcPr>
            <w:tcW w:w="813" w:type="pct"/>
          </w:tcPr>
          <w:p w14:paraId="3A6E4544" w14:textId="0F1DC692" w:rsidR="00A23CC5" w:rsidRPr="00383028" w:rsidDel="007075AE" w:rsidRDefault="00A23CC5" w:rsidP="00A23CC5">
            <w:pPr>
              <w:pStyle w:val="Compact"/>
              <w:spacing w:line="240" w:lineRule="auto"/>
              <w:rPr>
                <w:del w:id="630" w:author="Rosenberg, Joshua" w:date="2019-02-04T10:05:00Z"/>
              </w:rPr>
            </w:pPr>
            <w:del w:id="631" w:author="Rosenberg, Joshua" w:date="2019-02-04T10:05:00Z">
              <w:r w:rsidRPr="00383028" w:rsidDel="007075AE">
                <w:rPr>
                  <w:color w:val="000000"/>
                  <w:sz w:val="15"/>
                  <w:szCs w:val="15"/>
                </w:rPr>
                <w:delText>-0.01 (0.04)</w:delText>
              </w:r>
            </w:del>
          </w:p>
        </w:tc>
        <w:tc>
          <w:tcPr>
            <w:tcW w:w="670" w:type="pct"/>
          </w:tcPr>
          <w:p w14:paraId="33642522" w14:textId="2D730567" w:rsidR="00A23CC5" w:rsidRPr="00383028" w:rsidDel="007075AE" w:rsidRDefault="00A23CC5" w:rsidP="00A23CC5">
            <w:pPr>
              <w:pStyle w:val="Compact"/>
              <w:spacing w:line="240" w:lineRule="auto"/>
              <w:rPr>
                <w:del w:id="632" w:author="Rosenberg, Joshua" w:date="2019-02-04T10:05:00Z"/>
              </w:rPr>
            </w:pPr>
            <w:del w:id="633" w:author="Rosenberg, Joshua" w:date="2019-02-04T10:05:00Z">
              <w:r w:rsidRPr="00383028" w:rsidDel="007075AE">
                <w:rPr>
                  <w:color w:val="000000"/>
                  <w:sz w:val="15"/>
                  <w:szCs w:val="15"/>
                </w:rPr>
                <w:delText>0.02 (0.03)</w:delText>
              </w:r>
            </w:del>
          </w:p>
        </w:tc>
        <w:tc>
          <w:tcPr>
            <w:tcW w:w="598" w:type="pct"/>
          </w:tcPr>
          <w:p w14:paraId="23F1649E" w14:textId="77705E7B" w:rsidR="00A23CC5" w:rsidRPr="00383028" w:rsidDel="007075AE" w:rsidRDefault="00A23CC5" w:rsidP="00A23CC5">
            <w:pPr>
              <w:pStyle w:val="Compact"/>
              <w:spacing w:line="240" w:lineRule="auto"/>
              <w:rPr>
                <w:del w:id="634" w:author="Rosenberg, Joshua" w:date="2019-02-04T10:05:00Z"/>
              </w:rPr>
            </w:pPr>
            <w:del w:id="635" w:author="Rosenberg, Joshua" w:date="2019-02-04T10:05:00Z">
              <w:r w:rsidRPr="00383028" w:rsidDel="007075AE">
                <w:rPr>
                  <w:color w:val="000000"/>
                  <w:sz w:val="15"/>
                  <w:szCs w:val="15"/>
                </w:rPr>
                <w:delText>0.04 (0.05)</w:delText>
              </w:r>
            </w:del>
          </w:p>
        </w:tc>
      </w:tr>
      <w:tr w:rsidR="00A4678E" w:rsidRPr="00383028" w:rsidDel="007075AE" w14:paraId="554DB75F" w14:textId="559286E1" w:rsidTr="00E353BE">
        <w:trPr>
          <w:del w:id="636" w:author="Rosenberg, Joshua" w:date="2019-02-04T10:05:00Z"/>
        </w:trPr>
        <w:tc>
          <w:tcPr>
            <w:tcW w:w="0" w:type="auto"/>
          </w:tcPr>
          <w:p w14:paraId="6A5F7744" w14:textId="13EB7800" w:rsidR="00A23CC5" w:rsidRPr="00383028" w:rsidDel="007075AE" w:rsidRDefault="00A23CC5" w:rsidP="00A23CC5">
            <w:pPr>
              <w:pStyle w:val="Compact"/>
              <w:spacing w:line="240" w:lineRule="auto"/>
              <w:rPr>
                <w:del w:id="637" w:author="Rosenberg, Joshua" w:date="2019-02-04T10:05:00Z"/>
                <w:sz w:val="22"/>
                <w:szCs w:val="22"/>
              </w:rPr>
            </w:pPr>
            <w:del w:id="638" w:author="Rosenberg, Joshua" w:date="2019-02-04T10:05:00Z">
              <w:r w:rsidRPr="00383028" w:rsidDel="007075AE">
                <w:rPr>
                  <w:sz w:val="22"/>
                  <w:szCs w:val="22"/>
                </w:rPr>
                <w:delText>Observing</w:delText>
              </w:r>
            </w:del>
          </w:p>
        </w:tc>
        <w:tc>
          <w:tcPr>
            <w:tcW w:w="593" w:type="pct"/>
          </w:tcPr>
          <w:p w14:paraId="6B6F6768" w14:textId="564E4767" w:rsidR="00A23CC5" w:rsidRPr="00383028" w:rsidDel="007075AE" w:rsidRDefault="00A23CC5" w:rsidP="00A23CC5">
            <w:pPr>
              <w:pStyle w:val="Compact"/>
              <w:spacing w:line="240" w:lineRule="auto"/>
              <w:rPr>
                <w:del w:id="639" w:author="Rosenberg, Joshua" w:date="2019-02-04T10:05:00Z"/>
              </w:rPr>
            </w:pPr>
            <w:del w:id="640" w:author="Rosenberg, Joshua" w:date="2019-02-04T10:05:00Z">
              <w:r w:rsidRPr="00383028" w:rsidDel="007075AE">
                <w:rPr>
                  <w:color w:val="000000"/>
                  <w:sz w:val="15"/>
                  <w:szCs w:val="15"/>
                </w:rPr>
                <w:delText>-0.02 (0.02)</w:delText>
              </w:r>
            </w:del>
          </w:p>
        </w:tc>
        <w:tc>
          <w:tcPr>
            <w:tcW w:w="718" w:type="pct"/>
          </w:tcPr>
          <w:p w14:paraId="2BDEFCB7" w14:textId="3041A08F" w:rsidR="00A23CC5" w:rsidRPr="00383028" w:rsidDel="007075AE" w:rsidRDefault="00A23CC5" w:rsidP="00A23CC5">
            <w:pPr>
              <w:pStyle w:val="Compact"/>
              <w:spacing w:line="240" w:lineRule="auto"/>
              <w:rPr>
                <w:del w:id="641" w:author="Rosenberg, Joshua" w:date="2019-02-04T10:05:00Z"/>
              </w:rPr>
            </w:pPr>
            <w:del w:id="642" w:author="Rosenberg, Joshua" w:date="2019-02-04T10:05:00Z">
              <w:r w:rsidRPr="00383028" w:rsidDel="007075AE">
                <w:rPr>
                  <w:color w:val="000000"/>
                  <w:sz w:val="15"/>
                  <w:szCs w:val="15"/>
                </w:rPr>
                <w:delText>0.02 (0.02)</w:delText>
              </w:r>
            </w:del>
          </w:p>
        </w:tc>
        <w:tc>
          <w:tcPr>
            <w:tcW w:w="670" w:type="pct"/>
          </w:tcPr>
          <w:p w14:paraId="2491BCBE" w14:textId="44A9F83A" w:rsidR="00A23CC5" w:rsidRPr="00383028" w:rsidDel="007075AE" w:rsidRDefault="00A23CC5" w:rsidP="00A23CC5">
            <w:pPr>
              <w:pStyle w:val="Compact"/>
              <w:spacing w:line="240" w:lineRule="auto"/>
              <w:rPr>
                <w:del w:id="643" w:author="Rosenberg, Joshua" w:date="2019-02-04T10:05:00Z"/>
              </w:rPr>
            </w:pPr>
            <w:del w:id="644" w:author="Rosenberg, Joshua" w:date="2019-02-04T10:05:00Z">
              <w:r w:rsidRPr="00383028" w:rsidDel="007075AE">
                <w:rPr>
                  <w:color w:val="000000"/>
                  <w:sz w:val="15"/>
                  <w:szCs w:val="15"/>
                </w:rPr>
                <w:delText>0.02 (0.02)+</w:delText>
              </w:r>
            </w:del>
          </w:p>
        </w:tc>
        <w:tc>
          <w:tcPr>
            <w:tcW w:w="813" w:type="pct"/>
          </w:tcPr>
          <w:p w14:paraId="06028AB6" w14:textId="1107E1F5" w:rsidR="00A23CC5" w:rsidRPr="00383028" w:rsidDel="007075AE" w:rsidRDefault="00A23CC5" w:rsidP="00A23CC5">
            <w:pPr>
              <w:pStyle w:val="Compact"/>
              <w:spacing w:line="240" w:lineRule="auto"/>
              <w:rPr>
                <w:del w:id="645" w:author="Rosenberg, Joshua" w:date="2019-02-04T10:05:00Z"/>
              </w:rPr>
            </w:pPr>
            <w:del w:id="646" w:author="Rosenberg, Joshua" w:date="2019-02-04T10:05:00Z">
              <w:r w:rsidRPr="00383028" w:rsidDel="007075AE">
                <w:rPr>
                  <w:color w:val="000000"/>
                  <w:sz w:val="15"/>
                  <w:szCs w:val="15"/>
                </w:rPr>
                <w:delText>-0.01 (0.02)</w:delText>
              </w:r>
            </w:del>
          </w:p>
        </w:tc>
        <w:tc>
          <w:tcPr>
            <w:tcW w:w="670" w:type="pct"/>
          </w:tcPr>
          <w:p w14:paraId="2A9018BF" w14:textId="64E13FE6" w:rsidR="00A23CC5" w:rsidRPr="00383028" w:rsidDel="007075AE" w:rsidRDefault="00A23CC5" w:rsidP="00A23CC5">
            <w:pPr>
              <w:pStyle w:val="Compact"/>
              <w:spacing w:line="240" w:lineRule="auto"/>
              <w:rPr>
                <w:del w:id="647" w:author="Rosenberg, Joshua" w:date="2019-02-04T10:05:00Z"/>
              </w:rPr>
            </w:pPr>
            <w:del w:id="648" w:author="Rosenberg, Joshua" w:date="2019-02-04T10:05:00Z">
              <w:r w:rsidRPr="00383028" w:rsidDel="007075AE">
                <w:rPr>
                  <w:color w:val="000000"/>
                  <w:sz w:val="15"/>
                  <w:szCs w:val="15"/>
                </w:rPr>
                <w:delText>0.01 (0.02)</w:delText>
              </w:r>
            </w:del>
          </w:p>
        </w:tc>
        <w:tc>
          <w:tcPr>
            <w:tcW w:w="598" w:type="pct"/>
          </w:tcPr>
          <w:p w14:paraId="75122CCD" w14:textId="07DA1CE1" w:rsidR="00A23CC5" w:rsidRPr="00383028" w:rsidDel="007075AE" w:rsidRDefault="00A23CC5" w:rsidP="00A23CC5">
            <w:pPr>
              <w:pStyle w:val="Compact"/>
              <w:spacing w:line="240" w:lineRule="auto"/>
              <w:rPr>
                <w:del w:id="649" w:author="Rosenberg, Joshua" w:date="2019-02-04T10:05:00Z"/>
              </w:rPr>
            </w:pPr>
            <w:del w:id="650" w:author="Rosenberg, Joshua" w:date="2019-02-04T10:05:00Z">
              <w:r w:rsidRPr="00383028" w:rsidDel="007075AE">
                <w:rPr>
                  <w:color w:val="000000"/>
                  <w:sz w:val="15"/>
                  <w:szCs w:val="15"/>
                </w:rPr>
                <w:delText>-0.02 (0.02)</w:delText>
              </w:r>
            </w:del>
          </w:p>
        </w:tc>
      </w:tr>
      <w:tr w:rsidR="00A4678E" w:rsidRPr="00383028" w:rsidDel="007075AE" w14:paraId="1FA05AF2" w14:textId="304E0EA1" w:rsidTr="00E353BE">
        <w:trPr>
          <w:del w:id="651" w:author="Rosenberg, Joshua" w:date="2019-02-04T10:05:00Z"/>
        </w:trPr>
        <w:tc>
          <w:tcPr>
            <w:tcW w:w="0" w:type="auto"/>
          </w:tcPr>
          <w:p w14:paraId="21809DF1" w14:textId="3CA3B5E5" w:rsidR="00A23CC5" w:rsidRPr="00383028" w:rsidDel="007075AE" w:rsidRDefault="00A23CC5" w:rsidP="00A23CC5">
            <w:pPr>
              <w:pStyle w:val="Compact"/>
              <w:spacing w:line="240" w:lineRule="auto"/>
              <w:rPr>
                <w:del w:id="652" w:author="Rosenberg, Joshua" w:date="2019-02-04T10:05:00Z"/>
                <w:sz w:val="22"/>
                <w:szCs w:val="22"/>
              </w:rPr>
            </w:pPr>
            <w:del w:id="653" w:author="Rosenberg, Joshua" w:date="2019-02-04T10:05:00Z">
              <w:r w:rsidRPr="00383028" w:rsidDel="007075AE">
                <w:rPr>
                  <w:sz w:val="22"/>
                  <w:szCs w:val="22"/>
                </w:rPr>
                <w:delText>Generating</w:delText>
              </w:r>
            </w:del>
          </w:p>
        </w:tc>
        <w:tc>
          <w:tcPr>
            <w:tcW w:w="593" w:type="pct"/>
          </w:tcPr>
          <w:p w14:paraId="5E37E5A4" w14:textId="7D445D07" w:rsidR="00A23CC5" w:rsidRPr="00383028" w:rsidDel="007075AE" w:rsidRDefault="00A23CC5" w:rsidP="00A23CC5">
            <w:pPr>
              <w:pStyle w:val="Compact"/>
              <w:spacing w:line="240" w:lineRule="auto"/>
              <w:rPr>
                <w:del w:id="654" w:author="Rosenberg, Joshua" w:date="2019-02-04T10:05:00Z"/>
              </w:rPr>
            </w:pPr>
            <w:del w:id="655" w:author="Rosenberg, Joshua" w:date="2019-02-04T10:05:00Z">
              <w:r w:rsidRPr="00383028" w:rsidDel="007075AE">
                <w:rPr>
                  <w:color w:val="000000"/>
                  <w:sz w:val="15"/>
                  <w:szCs w:val="15"/>
                </w:rPr>
                <w:delText>0.01 (0.02)</w:delText>
              </w:r>
            </w:del>
          </w:p>
        </w:tc>
        <w:tc>
          <w:tcPr>
            <w:tcW w:w="718" w:type="pct"/>
          </w:tcPr>
          <w:p w14:paraId="21719C2C" w14:textId="3939EAF7" w:rsidR="00A23CC5" w:rsidRPr="00383028" w:rsidDel="007075AE" w:rsidRDefault="00A23CC5" w:rsidP="00A23CC5">
            <w:pPr>
              <w:pStyle w:val="Compact"/>
              <w:spacing w:line="240" w:lineRule="auto"/>
              <w:rPr>
                <w:del w:id="656" w:author="Rosenberg, Joshua" w:date="2019-02-04T10:05:00Z"/>
              </w:rPr>
            </w:pPr>
            <w:del w:id="657" w:author="Rosenberg, Joshua" w:date="2019-02-04T10:05:00Z">
              <w:r w:rsidRPr="00383028" w:rsidDel="007075AE">
                <w:rPr>
                  <w:color w:val="000000"/>
                  <w:sz w:val="15"/>
                  <w:szCs w:val="15"/>
                </w:rPr>
                <w:delText>-0.02 (0.02)</w:delText>
              </w:r>
            </w:del>
          </w:p>
        </w:tc>
        <w:tc>
          <w:tcPr>
            <w:tcW w:w="670" w:type="pct"/>
          </w:tcPr>
          <w:p w14:paraId="1E81046D" w14:textId="281AE34B" w:rsidR="00A23CC5" w:rsidRPr="00383028" w:rsidDel="007075AE" w:rsidRDefault="00A23CC5" w:rsidP="00A23CC5">
            <w:pPr>
              <w:pStyle w:val="Compact"/>
              <w:spacing w:line="240" w:lineRule="auto"/>
              <w:rPr>
                <w:del w:id="658" w:author="Rosenberg, Joshua" w:date="2019-02-04T10:05:00Z"/>
              </w:rPr>
            </w:pPr>
            <w:del w:id="659" w:author="Rosenberg, Joshua" w:date="2019-02-04T10:05:00Z">
              <w:r w:rsidRPr="00383028" w:rsidDel="007075AE">
                <w:rPr>
                  <w:color w:val="000000"/>
                  <w:sz w:val="15"/>
                  <w:szCs w:val="15"/>
                </w:rPr>
                <w:delText>-0.01 (0.02)</w:delText>
              </w:r>
            </w:del>
          </w:p>
        </w:tc>
        <w:tc>
          <w:tcPr>
            <w:tcW w:w="813" w:type="pct"/>
          </w:tcPr>
          <w:p w14:paraId="5693852A" w14:textId="35BAA408" w:rsidR="00A23CC5" w:rsidRPr="00383028" w:rsidDel="007075AE" w:rsidRDefault="00A23CC5" w:rsidP="00A23CC5">
            <w:pPr>
              <w:pStyle w:val="Compact"/>
              <w:spacing w:line="240" w:lineRule="auto"/>
              <w:rPr>
                <w:del w:id="660" w:author="Rosenberg, Joshua" w:date="2019-02-04T10:05:00Z"/>
              </w:rPr>
            </w:pPr>
            <w:del w:id="661" w:author="Rosenberg, Joshua" w:date="2019-02-04T10:05:00Z">
              <w:r w:rsidRPr="00383028" w:rsidDel="007075AE">
                <w:rPr>
                  <w:color w:val="000000"/>
                  <w:sz w:val="15"/>
                  <w:szCs w:val="15"/>
                </w:rPr>
                <w:delText>-0.00 (0.02)</w:delText>
              </w:r>
            </w:del>
          </w:p>
        </w:tc>
        <w:tc>
          <w:tcPr>
            <w:tcW w:w="670" w:type="pct"/>
          </w:tcPr>
          <w:p w14:paraId="7468859B" w14:textId="5C9C0632" w:rsidR="00A23CC5" w:rsidRPr="00383028" w:rsidDel="007075AE" w:rsidRDefault="00A23CC5" w:rsidP="00A23CC5">
            <w:pPr>
              <w:pStyle w:val="Compact"/>
              <w:spacing w:line="240" w:lineRule="auto"/>
              <w:rPr>
                <w:del w:id="662" w:author="Rosenberg, Joshua" w:date="2019-02-04T10:05:00Z"/>
              </w:rPr>
            </w:pPr>
            <w:del w:id="663" w:author="Rosenberg, Joshua" w:date="2019-02-04T10:05:00Z">
              <w:r w:rsidRPr="00383028" w:rsidDel="007075AE">
                <w:rPr>
                  <w:color w:val="000000"/>
                  <w:sz w:val="15"/>
                  <w:szCs w:val="15"/>
                </w:rPr>
                <w:delText>-0.01 (0.02)</w:delText>
              </w:r>
            </w:del>
          </w:p>
        </w:tc>
        <w:tc>
          <w:tcPr>
            <w:tcW w:w="598" w:type="pct"/>
          </w:tcPr>
          <w:p w14:paraId="68DA73FB" w14:textId="573BE85D" w:rsidR="00A23CC5" w:rsidRPr="00383028" w:rsidDel="007075AE" w:rsidRDefault="00A23CC5" w:rsidP="00A23CC5">
            <w:pPr>
              <w:pStyle w:val="Compact"/>
              <w:spacing w:line="240" w:lineRule="auto"/>
              <w:rPr>
                <w:del w:id="664" w:author="Rosenberg, Joshua" w:date="2019-02-04T10:05:00Z"/>
              </w:rPr>
            </w:pPr>
            <w:del w:id="665" w:author="Rosenberg, Joshua" w:date="2019-02-04T10:05:00Z">
              <w:r w:rsidRPr="00383028" w:rsidDel="007075AE">
                <w:rPr>
                  <w:color w:val="000000"/>
                  <w:sz w:val="15"/>
                  <w:szCs w:val="15"/>
                </w:rPr>
                <w:delText>0.03 (0.02)*</w:delText>
              </w:r>
            </w:del>
          </w:p>
        </w:tc>
      </w:tr>
      <w:tr w:rsidR="00A4678E" w:rsidRPr="00383028" w:rsidDel="007075AE" w14:paraId="0C4F542A" w14:textId="0E48DF10" w:rsidTr="00E353BE">
        <w:trPr>
          <w:del w:id="666" w:author="Rosenberg, Joshua" w:date="2019-02-04T10:05:00Z"/>
        </w:trPr>
        <w:tc>
          <w:tcPr>
            <w:tcW w:w="0" w:type="auto"/>
          </w:tcPr>
          <w:p w14:paraId="65CDCBEE" w14:textId="7182F7DF" w:rsidR="00A23CC5" w:rsidRPr="00383028" w:rsidDel="007075AE" w:rsidRDefault="00A23CC5" w:rsidP="00A23CC5">
            <w:pPr>
              <w:pStyle w:val="Compact"/>
              <w:spacing w:line="240" w:lineRule="auto"/>
              <w:rPr>
                <w:del w:id="667" w:author="Rosenberg, Joshua" w:date="2019-02-04T10:05:00Z"/>
                <w:sz w:val="22"/>
                <w:szCs w:val="22"/>
              </w:rPr>
            </w:pPr>
            <w:del w:id="668" w:author="Rosenberg, Joshua" w:date="2019-02-04T10:05:00Z">
              <w:r w:rsidRPr="00383028" w:rsidDel="007075AE">
                <w:rPr>
                  <w:sz w:val="22"/>
                  <w:szCs w:val="22"/>
                </w:rPr>
                <w:delText>Modeling</w:delText>
              </w:r>
            </w:del>
          </w:p>
        </w:tc>
        <w:tc>
          <w:tcPr>
            <w:tcW w:w="593" w:type="pct"/>
          </w:tcPr>
          <w:p w14:paraId="23155762" w14:textId="74066B8F" w:rsidR="00A23CC5" w:rsidRPr="00383028" w:rsidDel="007075AE" w:rsidRDefault="00A23CC5" w:rsidP="00A23CC5">
            <w:pPr>
              <w:pStyle w:val="Compact"/>
              <w:spacing w:line="240" w:lineRule="auto"/>
              <w:rPr>
                <w:del w:id="669" w:author="Rosenberg, Joshua" w:date="2019-02-04T10:05:00Z"/>
              </w:rPr>
            </w:pPr>
            <w:del w:id="670" w:author="Rosenberg, Joshua" w:date="2019-02-04T10:05:00Z">
              <w:r w:rsidRPr="00383028" w:rsidDel="007075AE">
                <w:rPr>
                  <w:color w:val="000000"/>
                  <w:sz w:val="15"/>
                  <w:szCs w:val="15"/>
                </w:rPr>
                <w:delText>0.01(0.02)</w:delText>
              </w:r>
            </w:del>
          </w:p>
        </w:tc>
        <w:tc>
          <w:tcPr>
            <w:tcW w:w="718" w:type="pct"/>
          </w:tcPr>
          <w:p w14:paraId="04C60FFD" w14:textId="3EA6BAD8" w:rsidR="00A23CC5" w:rsidRPr="00383028" w:rsidDel="007075AE" w:rsidRDefault="00A23CC5" w:rsidP="00A23CC5">
            <w:pPr>
              <w:pStyle w:val="Compact"/>
              <w:spacing w:line="240" w:lineRule="auto"/>
              <w:rPr>
                <w:del w:id="671" w:author="Rosenberg, Joshua" w:date="2019-02-04T10:05:00Z"/>
              </w:rPr>
            </w:pPr>
            <w:del w:id="672" w:author="Rosenberg, Joshua" w:date="2019-02-04T10:05:00Z">
              <w:r w:rsidRPr="00383028" w:rsidDel="007075AE">
                <w:rPr>
                  <w:color w:val="000000"/>
                  <w:sz w:val="15"/>
                  <w:szCs w:val="15"/>
                </w:rPr>
                <w:delText>0.00 (0.02)</w:delText>
              </w:r>
            </w:del>
          </w:p>
        </w:tc>
        <w:tc>
          <w:tcPr>
            <w:tcW w:w="670" w:type="pct"/>
          </w:tcPr>
          <w:p w14:paraId="3D601807" w14:textId="3CABC5EB" w:rsidR="00A23CC5" w:rsidRPr="00383028" w:rsidDel="007075AE" w:rsidRDefault="00A23CC5" w:rsidP="00A23CC5">
            <w:pPr>
              <w:pStyle w:val="Compact"/>
              <w:spacing w:line="240" w:lineRule="auto"/>
              <w:rPr>
                <w:del w:id="673" w:author="Rosenberg, Joshua" w:date="2019-02-04T10:05:00Z"/>
              </w:rPr>
            </w:pPr>
            <w:del w:id="674" w:author="Rosenberg, Joshua" w:date="2019-02-04T10:05:00Z">
              <w:r w:rsidRPr="00383028" w:rsidDel="007075AE">
                <w:rPr>
                  <w:color w:val="000000"/>
                  <w:sz w:val="15"/>
                  <w:szCs w:val="15"/>
                </w:rPr>
                <w:delText>0.00 (0.02)</w:delText>
              </w:r>
            </w:del>
          </w:p>
        </w:tc>
        <w:tc>
          <w:tcPr>
            <w:tcW w:w="813" w:type="pct"/>
          </w:tcPr>
          <w:p w14:paraId="2A86AA72" w14:textId="0B9F2BF5" w:rsidR="00A23CC5" w:rsidRPr="00383028" w:rsidDel="007075AE" w:rsidRDefault="00A23CC5" w:rsidP="00A23CC5">
            <w:pPr>
              <w:pStyle w:val="Compact"/>
              <w:spacing w:line="240" w:lineRule="auto"/>
              <w:rPr>
                <w:del w:id="675" w:author="Rosenberg, Joshua" w:date="2019-02-04T10:05:00Z"/>
              </w:rPr>
            </w:pPr>
            <w:del w:id="676" w:author="Rosenberg, Joshua" w:date="2019-02-04T10:05:00Z">
              <w:r w:rsidRPr="00383028" w:rsidDel="007075AE">
                <w:rPr>
                  <w:color w:val="000000"/>
                  <w:sz w:val="15"/>
                  <w:szCs w:val="15"/>
                </w:rPr>
                <w:delText>0.02 (0.02)</w:delText>
              </w:r>
            </w:del>
          </w:p>
        </w:tc>
        <w:tc>
          <w:tcPr>
            <w:tcW w:w="670" w:type="pct"/>
          </w:tcPr>
          <w:p w14:paraId="0B45B275" w14:textId="0A979913" w:rsidR="00A23CC5" w:rsidRPr="00383028" w:rsidDel="007075AE" w:rsidRDefault="00A23CC5" w:rsidP="00A23CC5">
            <w:pPr>
              <w:pStyle w:val="Compact"/>
              <w:spacing w:line="240" w:lineRule="auto"/>
              <w:rPr>
                <w:del w:id="677" w:author="Rosenberg, Joshua" w:date="2019-02-04T10:05:00Z"/>
              </w:rPr>
            </w:pPr>
            <w:del w:id="678" w:author="Rosenberg, Joshua" w:date="2019-02-04T10:05:00Z">
              <w:r w:rsidRPr="00383028" w:rsidDel="007075AE">
                <w:rPr>
                  <w:color w:val="000000"/>
                  <w:sz w:val="15"/>
                  <w:szCs w:val="15"/>
                </w:rPr>
                <w:delText>-0.01 (0.02)</w:delText>
              </w:r>
            </w:del>
          </w:p>
        </w:tc>
        <w:tc>
          <w:tcPr>
            <w:tcW w:w="598" w:type="pct"/>
          </w:tcPr>
          <w:p w14:paraId="0BDBDA38" w14:textId="21492623" w:rsidR="00A23CC5" w:rsidRPr="00383028" w:rsidDel="007075AE" w:rsidRDefault="00A23CC5" w:rsidP="00A23CC5">
            <w:pPr>
              <w:pStyle w:val="Compact"/>
              <w:spacing w:line="240" w:lineRule="auto"/>
              <w:rPr>
                <w:del w:id="679" w:author="Rosenberg, Joshua" w:date="2019-02-04T10:05:00Z"/>
              </w:rPr>
            </w:pPr>
            <w:del w:id="680" w:author="Rosenberg, Joshua" w:date="2019-02-04T10:05:00Z">
              <w:r w:rsidRPr="00383028" w:rsidDel="007075AE">
                <w:rPr>
                  <w:color w:val="000000"/>
                  <w:sz w:val="15"/>
                  <w:szCs w:val="15"/>
                </w:rPr>
                <w:delText>-0.03 (0.02)</w:delText>
              </w:r>
            </w:del>
          </w:p>
        </w:tc>
      </w:tr>
      <w:tr w:rsidR="00A4678E" w:rsidRPr="00383028" w:rsidDel="007075AE" w14:paraId="3DDA12B1" w14:textId="1DD6307C" w:rsidTr="00E353BE">
        <w:trPr>
          <w:del w:id="681" w:author="Rosenberg, Joshua" w:date="2019-02-04T10:05:00Z"/>
        </w:trPr>
        <w:tc>
          <w:tcPr>
            <w:tcW w:w="0" w:type="auto"/>
            <w:tcBorders>
              <w:bottom w:val="single" w:sz="4" w:space="0" w:color="auto"/>
            </w:tcBorders>
          </w:tcPr>
          <w:p w14:paraId="5A5C7D1D" w14:textId="15B90B4D" w:rsidR="00A23CC5" w:rsidRPr="00383028" w:rsidDel="007075AE" w:rsidRDefault="00A23CC5" w:rsidP="00A23CC5">
            <w:pPr>
              <w:pStyle w:val="Compact"/>
              <w:spacing w:line="240" w:lineRule="auto"/>
              <w:rPr>
                <w:del w:id="682" w:author="Rosenberg, Joshua" w:date="2019-02-04T10:05:00Z"/>
                <w:sz w:val="22"/>
                <w:szCs w:val="22"/>
              </w:rPr>
            </w:pPr>
            <w:del w:id="683" w:author="Rosenberg, Joshua" w:date="2019-02-04T10:05:00Z">
              <w:r w:rsidRPr="00383028" w:rsidDel="007075AE">
                <w:rPr>
                  <w:sz w:val="22"/>
                  <w:szCs w:val="22"/>
                </w:rPr>
                <w:delText>Communicating</w:delText>
              </w:r>
            </w:del>
          </w:p>
        </w:tc>
        <w:tc>
          <w:tcPr>
            <w:tcW w:w="593" w:type="pct"/>
            <w:tcBorders>
              <w:bottom w:val="single" w:sz="4" w:space="0" w:color="auto"/>
            </w:tcBorders>
          </w:tcPr>
          <w:p w14:paraId="2938A1AB" w14:textId="708789BA" w:rsidR="00A23CC5" w:rsidRPr="00383028" w:rsidDel="007075AE" w:rsidRDefault="00A23CC5" w:rsidP="00A23CC5">
            <w:pPr>
              <w:pStyle w:val="Compact"/>
              <w:spacing w:line="240" w:lineRule="auto"/>
              <w:rPr>
                <w:del w:id="684" w:author="Rosenberg, Joshua" w:date="2019-02-04T10:05:00Z"/>
              </w:rPr>
            </w:pPr>
            <w:del w:id="685" w:author="Rosenberg, Joshua" w:date="2019-02-04T10:05:00Z">
              <w:r w:rsidRPr="00383028" w:rsidDel="007075AE">
                <w:rPr>
                  <w:color w:val="000000"/>
                  <w:sz w:val="15"/>
                  <w:szCs w:val="15"/>
                </w:rPr>
                <w:delText>0.01 (0.02)</w:delText>
              </w:r>
            </w:del>
          </w:p>
        </w:tc>
        <w:tc>
          <w:tcPr>
            <w:tcW w:w="718" w:type="pct"/>
            <w:tcBorders>
              <w:bottom w:val="single" w:sz="4" w:space="0" w:color="auto"/>
            </w:tcBorders>
          </w:tcPr>
          <w:p w14:paraId="7C9EF8AE" w14:textId="27F2BC9D" w:rsidR="00A23CC5" w:rsidRPr="00383028" w:rsidDel="007075AE" w:rsidRDefault="00A23CC5" w:rsidP="00A23CC5">
            <w:pPr>
              <w:pStyle w:val="Compact"/>
              <w:spacing w:line="240" w:lineRule="auto"/>
              <w:rPr>
                <w:del w:id="686" w:author="Rosenberg, Joshua" w:date="2019-02-04T10:05:00Z"/>
              </w:rPr>
            </w:pPr>
            <w:del w:id="687" w:author="Rosenberg, Joshua" w:date="2019-02-04T10:05:00Z">
              <w:r w:rsidRPr="00383028" w:rsidDel="007075AE">
                <w:rPr>
                  <w:color w:val="000000"/>
                  <w:sz w:val="15"/>
                  <w:szCs w:val="15"/>
                </w:rPr>
                <w:delText>-0.02 (0.02)</w:delText>
              </w:r>
            </w:del>
          </w:p>
        </w:tc>
        <w:tc>
          <w:tcPr>
            <w:tcW w:w="670" w:type="pct"/>
            <w:tcBorders>
              <w:bottom w:val="single" w:sz="4" w:space="0" w:color="auto"/>
            </w:tcBorders>
          </w:tcPr>
          <w:p w14:paraId="79B72A10" w14:textId="33128A0A" w:rsidR="00A23CC5" w:rsidRPr="00383028" w:rsidDel="007075AE" w:rsidRDefault="00A23CC5" w:rsidP="00A23CC5">
            <w:pPr>
              <w:pStyle w:val="Compact"/>
              <w:spacing w:line="240" w:lineRule="auto"/>
              <w:rPr>
                <w:del w:id="688" w:author="Rosenberg, Joshua" w:date="2019-02-04T10:05:00Z"/>
              </w:rPr>
            </w:pPr>
            <w:del w:id="689" w:author="Rosenberg, Joshua" w:date="2019-02-04T10:05:00Z">
              <w:r w:rsidRPr="00383028" w:rsidDel="007075AE">
                <w:rPr>
                  <w:color w:val="000000"/>
                  <w:sz w:val="15"/>
                  <w:szCs w:val="15"/>
                </w:rPr>
                <w:delText>0.010 (0.02)</w:delText>
              </w:r>
            </w:del>
          </w:p>
        </w:tc>
        <w:tc>
          <w:tcPr>
            <w:tcW w:w="813" w:type="pct"/>
            <w:tcBorders>
              <w:bottom w:val="single" w:sz="4" w:space="0" w:color="auto"/>
            </w:tcBorders>
          </w:tcPr>
          <w:p w14:paraId="02D59596" w14:textId="50AAFABD" w:rsidR="00A23CC5" w:rsidRPr="00383028" w:rsidDel="007075AE" w:rsidRDefault="00A23CC5" w:rsidP="00A23CC5">
            <w:pPr>
              <w:pStyle w:val="Compact"/>
              <w:spacing w:line="240" w:lineRule="auto"/>
              <w:rPr>
                <w:del w:id="690" w:author="Rosenberg, Joshua" w:date="2019-02-04T10:05:00Z"/>
              </w:rPr>
            </w:pPr>
            <w:del w:id="691" w:author="Rosenberg, Joshua" w:date="2019-02-04T10:05:00Z">
              <w:r w:rsidRPr="00383028" w:rsidDel="007075AE">
                <w:rPr>
                  <w:color w:val="000000"/>
                  <w:sz w:val="15"/>
                  <w:szCs w:val="15"/>
                </w:rPr>
                <w:delText>-0.01 (0.02)</w:delText>
              </w:r>
            </w:del>
          </w:p>
        </w:tc>
        <w:tc>
          <w:tcPr>
            <w:tcW w:w="670" w:type="pct"/>
            <w:tcBorders>
              <w:bottom w:val="single" w:sz="4" w:space="0" w:color="auto"/>
            </w:tcBorders>
          </w:tcPr>
          <w:p w14:paraId="56D85303" w14:textId="2EEE4955" w:rsidR="00A23CC5" w:rsidRPr="00383028" w:rsidDel="007075AE" w:rsidRDefault="00A23CC5" w:rsidP="00A23CC5">
            <w:pPr>
              <w:pStyle w:val="Compact"/>
              <w:spacing w:line="240" w:lineRule="auto"/>
              <w:rPr>
                <w:del w:id="692" w:author="Rosenberg, Joshua" w:date="2019-02-04T10:05:00Z"/>
              </w:rPr>
            </w:pPr>
            <w:del w:id="693" w:author="Rosenberg, Joshua" w:date="2019-02-04T10:05:00Z">
              <w:r w:rsidRPr="00383028" w:rsidDel="007075AE">
                <w:rPr>
                  <w:color w:val="000000"/>
                  <w:sz w:val="15"/>
                  <w:szCs w:val="15"/>
                </w:rPr>
                <w:delText>0.00 (0.02)</w:delText>
              </w:r>
            </w:del>
          </w:p>
        </w:tc>
        <w:tc>
          <w:tcPr>
            <w:tcW w:w="598" w:type="pct"/>
            <w:tcBorders>
              <w:bottom w:val="single" w:sz="4" w:space="0" w:color="auto"/>
            </w:tcBorders>
          </w:tcPr>
          <w:p w14:paraId="43F58AC9" w14:textId="7BE51150" w:rsidR="00A23CC5" w:rsidRPr="00383028" w:rsidDel="007075AE" w:rsidRDefault="00A23CC5" w:rsidP="00A23CC5">
            <w:pPr>
              <w:pStyle w:val="Compact"/>
              <w:spacing w:line="240" w:lineRule="auto"/>
              <w:rPr>
                <w:del w:id="694" w:author="Rosenberg, Joshua" w:date="2019-02-04T10:05:00Z"/>
              </w:rPr>
            </w:pPr>
            <w:del w:id="695" w:author="Rosenberg, Joshua" w:date="2019-02-04T10:05:00Z">
              <w:r w:rsidRPr="00383028" w:rsidDel="007075AE">
                <w:rPr>
                  <w:color w:val="000000"/>
                  <w:sz w:val="15"/>
                  <w:szCs w:val="15"/>
                </w:rPr>
                <w:delText>0.02 (0.02)</w:delText>
              </w:r>
            </w:del>
          </w:p>
        </w:tc>
      </w:tr>
    </w:tbl>
    <w:p w14:paraId="720BE9B0" w14:textId="30B8038A" w:rsidR="00331748" w:rsidRPr="00383028" w:rsidDel="007075AE" w:rsidRDefault="00331748" w:rsidP="007075AE">
      <w:pPr>
        <w:pStyle w:val="BodyText"/>
        <w:ind w:right="-226" w:firstLine="0"/>
        <w:rPr>
          <w:del w:id="696" w:author="Rosenberg, Joshua" w:date="2019-02-04T10:05:00Z"/>
        </w:rPr>
        <w:pPrChange w:id="697" w:author="Rosenberg, Joshua" w:date="2019-02-04T10:06:00Z">
          <w:pPr>
            <w:pStyle w:val="BodyText"/>
            <w:ind w:right="-226" w:firstLine="0"/>
          </w:pPr>
        </w:pPrChange>
      </w:pPr>
      <w:del w:id="698" w:author="Rosenberg, Joshua" w:date="2019-02-04T10:05:00Z">
        <w:r w:rsidRPr="00383028" w:rsidDel="007075AE">
          <w:rPr>
            <w:i/>
          </w:rPr>
          <w:delText xml:space="preserve">Note. </w:delText>
        </w:r>
        <w:r w:rsidRPr="00383028" w:rsidDel="007075AE">
          <w:delText>+ p &lt; .10;  p &lt; .05</w:delText>
        </w:r>
      </w:del>
    </w:p>
    <w:p w14:paraId="4E10F986" w14:textId="1E6CA053" w:rsidR="00331748" w:rsidRPr="00383028" w:rsidRDefault="00331748" w:rsidP="007075AE">
      <w:pPr>
        <w:pStyle w:val="BodyText"/>
      </w:pPr>
      <w:bookmarkStart w:id="699" w:name="_GoBack"/>
      <w:bookmarkEnd w:id="699"/>
      <w:r w:rsidRPr="00383028">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rsidRPr="00383028">
        <w:t xml:space="preserve"> = 0.034 (0.017), </w:t>
      </w:r>
      <w:r w:rsidRPr="00383028">
        <w:rPr>
          <w:i/>
        </w:rPr>
        <w:t>p</w:t>
      </w:r>
      <w:r w:rsidRPr="00383028">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Pr="00383028" w:rsidRDefault="00331748" w:rsidP="00331748">
      <w:pPr>
        <w:pStyle w:val="BodyText"/>
      </w:pPr>
      <w:r w:rsidRPr="00383028">
        <w:t>Youth were also more likely to be in the Full engagement profile when program activities included generating data (</w:t>
      </w:r>
      <m:oMath>
        <m:r>
          <w:rPr>
            <w:rFonts w:ascii="Cambria Math" w:hAnsi="Cambria Math"/>
          </w:rPr>
          <m:t>β</m:t>
        </m:r>
      </m:oMath>
      <w:r w:rsidRPr="00383028">
        <w:t xml:space="preserve"> = 0.027 (0.015), </w:t>
      </w:r>
      <w:r w:rsidRPr="00383028">
        <w:rPr>
          <w:i/>
        </w:rPr>
        <w:t>p</w:t>
      </w:r>
      <w:r w:rsidRPr="00383028">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7777777" w:rsidR="00331748" w:rsidRPr="00383028" w:rsidRDefault="00331748" w:rsidP="00331748">
      <w:pPr>
        <w:pStyle w:val="BodyText"/>
      </w:pPr>
      <w:r w:rsidRPr="00383028">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rsidRPr="00383028">
        <w:t xml:space="preserve"> = 0.039, </w:t>
      </w:r>
      <w:r w:rsidRPr="00383028">
        <w:rPr>
          <w:i/>
        </w:rPr>
        <w:t>p</w:t>
      </w:r>
      <w:r w:rsidRPr="00383028">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.001). In other words, youth who were more interested at the outset of the program report working harder, learning more, enjoying themselves more, and feeling more competent when they were involved in program activities, though they also report lower levels of </w:t>
      </w:r>
      <w:r w:rsidRPr="00383028">
        <w:lastRenderedPageBreak/>
        <w:t>challenge. For this effect, 17.879% would be needed to invalidate the inference, suggesting a moderately robust effect.</w:t>
      </w:r>
    </w:p>
    <w:p w14:paraId="15FDE607" w14:textId="77777777" w:rsidR="00331748" w:rsidRPr="00383028" w:rsidRDefault="00331748" w:rsidP="00331748">
      <w:pPr>
        <w:pStyle w:val="BodyText"/>
      </w:pPr>
      <w:r w:rsidRPr="00383028">
        <w:t xml:space="preserve">In terms of youths’ pre-program interest, these analyses show that youth who enter the program with higher levels of interest (in STEM) were more likely to report being in the </w:t>
      </w:r>
      <w:r w:rsidRPr="00383028">
        <w:rPr>
          <w:i/>
        </w:rPr>
        <w:t>Engaged and competent but not challenged</w:t>
      </w:r>
      <w:r w:rsidRPr="00383028">
        <w:t xml:space="preserve"> profile (</w:t>
      </w:r>
      <m:oMath>
        <m:r>
          <w:rPr>
            <w:rFonts w:ascii="Cambria Math" w:hAnsi="Cambria Math"/>
          </w:rPr>
          <m:t>β</m:t>
        </m:r>
      </m:oMath>
      <w:r w:rsidRPr="00383028">
        <w:t xml:space="preserve"> = 0.039, </w:t>
      </w:r>
      <w:r w:rsidRPr="00383028">
        <w:rPr>
          <w:i/>
        </w:rPr>
        <w:t>p</w:t>
      </w:r>
      <w:r w:rsidRPr="00383028">
        <w:t xml:space="preserve"> = .009; </w:t>
      </w:r>
      <w:r w:rsidRPr="00383028">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Pr="00383028" w:rsidRDefault="00331748" w:rsidP="00331748">
      <w:pPr>
        <w:pStyle w:val="BodyText"/>
      </w:pPr>
      <w:r w:rsidRPr="00383028">
        <w:t xml:space="preserve">There were not any statistically significant effects of youths’ URM status. This lack of relations between URM status and youth engagement may be a function of the large proportion of youth from under-represented (in STEM) racial and ethnic groups. Hispanic (48%), African American or Black (36%), and youth who identify as being from multiple racial and ethnic groups (3%) made up 87% of the youth in the programs, so there were not many youth </w:t>
      </w:r>
      <w:r w:rsidRPr="00383028">
        <w:rPr>
          <w:i/>
        </w:rPr>
        <w:t>not</w:t>
      </w:r>
      <w:r w:rsidRPr="00383028">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5D4FF598" w14:textId="77777777" w:rsidR="00863219" w:rsidRDefault="00863219" w:rsidP="00863219">
      <w:pPr>
        <w:pStyle w:val="Heading1"/>
      </w:pPr>
      <w:bookmarkStart w:id="700" w:name="context"/>
      <w:bookmarkStart w:id="701" w:name="participants"/>
      <w:bookmarkStart w:id="702" w:name="procedure"/>
      <w:bookmarkStart w:id="703" w:name="data-sources-and-measures"/>
      <w:bookmarkStart w:id="704" w:name="esm-measures-of-engagement-for-the-profi"/>
      <w:bookmarkStart w:id="705" w:name="measures-from-video-for-work-with-data"/>
      <w:bookmarkStart w:id="706" w:name="survey-measures-of-pre-interest-in-stem"/>
      <w:bookmarkStart w:id="707" w:name="other-youth-characteristics"/>
      <w:bookmarkStart w:id="708" w:name="data-analysis"/>
      <w:bookmarkStart w:id="709" w:name="analysis-for-research-question-1-the-fre"/>
      <w:bookmarkStart w:id="710" w:name="analysis-for-research-question-2-what-pr"/>
      <w:bookmarkStart w:id="711" w:name="analysis-for-research-question-3-how-wor"/>
      <w:bookmarkStart w:id="712" w:name="results"/>
      <w:bookmarkStart w:id="713" w:name="descriptive-statistics-for-the-engagemen"/>
      <w:bookmarkStart w:id="714" w:name="correlations-among-the-study-variables"/>
      <w:bookmarkStart w:id="715" w:name="results-for-research-question-1"/>
      <w:bookmarkStart w:id="716" w:name="results-for-research-question-2-what-pro"/>
      <w:bookmarkStart w:id="717" w:name="results-for-research-questions-3-and-4-a"/>
      <w:bookmarkStart w:id="718" w:name="discussion"/>
      <w:bookmarkStart w:id="719" w:name="references"/>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r>
        <w:lastRenderedPageBreak/>
        <w:t>Discussion</w:t>
      </w:r>
    </w:p>
    <w:p w14:paraId="5F8DAA60" w14:textId="77777777" w:rsidR="00863219" w:rsidRDefault="00863219" w:rsidP="00863219">
      <w:pPr>
        <w:pStyle w:val="FirstParagraph"/>
      </w:pPr>
      <w:r>
        <w:t xml:space="preserve">In this study, engagement was used to understand the experience of youth working with data during summer STEM programs. We identified six profiles of engagement using an innovative technique (i.e., LPA) that aims to identify the ways that variables group together. 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engagement.  In the remainder of this section, we discuss why findings with respect to a) the frequency of work with data in summer STEM programs, b) the nature of youths’ engagement, and c) what relates to youths’ engagement. Also—and in light of the limited relations of work with data and youths’ characteristics to their engagement—we discuss some of the limitations of this study as well as </w:t>
      </w:r>
      <w:proofErr w:type="spellStart"/>
      <w:r>
        <w:t>as</w:t>
      </w:r>
      <w:proofErr w:type="spellEnd"/>
      <w:r>
        <w:t xml:space="preserve"> recommendations for future research and implications for practice.</w:t>
      </w:r>
    </w:p>
    <w:p w14:paraId="58CDFCC4" w14:textId="77777777" w:rsidR="00863219" w:rsidRDefault="00863219" w:rsidP="00863219">
      <w:pPr>
        <w:pStyle w:val="Heading2"/>
      </w:pPr>
      <w:r>
        <w:t>Key Findings Regarding Work With Data in Summer STEM Program</w:t>
      </w:r>
    </w:p>
    <w:p w14:paraId="7166C783" w14:textId="77777777" w:rsidR="00863219" w:rsidRDefault="00863219" w:rsidP="00863219">
      <w:pPr>
        <w:pStyle w:val="FirstParagraph"/>
      </w:pPr>
      <w:r>
        <w:t xml:space="preserve">First, results showed that work with data was quite common in the summer STEM programs. There was also variability in </w:t>
      </w:r>
      <w:r w:rsidRPr="25631E79">
        <w:rPr>
          <w:i/>
          <w:iCs/>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 we argued earlier </w:t>
      </w:r>
      <w:r w:rsidRPr="25631E79">
        <w:rPr>
          <w:i/>
          <w:iCs/>
        </w:rPr>
        <w:t>especially</w:t>
      </w:r>
      <w:r>
        <w:t xml:space="preserve"> those relating to work with data, of STEM domains </w:t>
      </w:r>
      <w:r>
        <w:lastRenderedPageBreak/>
        <w:t>(Dabney et al., 2012; Elam et al., 2012). Even still, these are the first results of this kind (in terms of the proportion of the time spent in the programs) and so they suggest the value of video-recording data and a sampling strategy that can provide insight into the amount of overall time spent on key practices such as those related to work with data as in this study.</w:t>
      </w:r>
    </w:p>
    <w:p w14:paraId="0F00E467" w14:textId="77777777" w:rsidR="00863219" w:rsidRDefault="00863219" w:rsidP="00863219">
      <w:pPr>
        <w:pStyle w:val="Heading2"/>
      </w:pPr>
      <w:r>
        <w:t>Key Findings Related to Youth Engagement in Summer STEM Program</w:t>
      </w:r>
    </w:p>
    <w:p w14:paraId="304707FB" w14:textId="20850712" w:rsidR="00863219" w:rsidRDefault="00863219" w:rsidP="00863219">
      <w:pPr>
        <w:pStyle w:val="FirstParagraph"/>
      </w:pPr>
      <w:r>
        <w:t xml:space="preserve">As presented earlier, six profiles of engagement were identified through the use of LPA. Little work has examined profiles of engagement and so these results can provide new insight into the nature of youth engagement in summer STEM programs. Schmidt et al. (2018) have also examined profiles of engagement. In Schmidt et al.’s work, however, the profiles were constructed from indicators cognitive, behavioral, and affective engagement—but not perceptions of challenge and competence (as in this study). Schmidt et al. found six profiles, some of which partially overlap with those found in the present study: </w:t>
      </w:r>
      <w:r w:rsidRPr="25631E79">
        <w:rPr>
          <w:i/>
          <w:iCs/>
        </w:rPr>
        <w:t>Universally low</w:t>
      </w:r>
      <w:r>
        <w:t xml:space="preserve">, </w:t>
      </w:r>
      <w:r w:rsidRPr="25631E79">
        <w:rPr>
          <w:i/>
          <w:iCs/>
        </w:rPr>
        <w:t>All moderate</w:t>
      </w:r>
      <w:r>
        <w:t xml:space="preserve">, and </w:t>
      </w:r>
      <w:r w:rsidRPr="25631E79">
        <w:rPr>
          <w:i/>
          <w:iCs/>
        </w:rPr>
        <w:t>Full</w:t>
      </w:r>
      <w:r>
        <w:t xml:space="preserve"> profile were found in both studies. However, as these profiles are characterized by the (uniform) level across all of the variables, these findings are noteworthy, but not yet suggestive of distinct configurations of engagement (such as high levels of cognitive engagement with high levels of challenge—yet moderate levels of the other variables) in STEM education.</w:t>
      </w:r>
    </w:p>
    <w:p w14:paraId="0664C6C0" w14:textId="1B9A73D1" w:rsidR="00863219" w:rsidRDefault="00863219" w:rsidP="00863219">
      <w:pPr>
        <w:pStyle w:val="BodyText"/>
      </w:pPr>
      <w:r>
        <w:t xml:space="preserve">On the other hand, the </w:t>
      </w:r>
      <w:r w:rsidRPr="25631E79">
        <w:rPr>
          <w:i/>
          <w:iCs/>
        </w:rPr>
        <w:t>Only behavioral</w:t>
      </w:r>
      <w:r>
        <w:t xml:space="preserve">, </w:t>
      </w:r>
      <w:r w:rsidRPr="25631E79">
        <w:rPr>
          <w:i/>
          <w:iCs/>
        </w:rPr>
        <w:t>Only affective</w:t>
      </w:r>
      <w:r>
        <w:t xml:space="preserve">, and </w:t>
      </w:r>
      <w:r w:rsidRPr="25631E79">
        <w:rPr>
          <w:i/>
          <w:iCs/>
        </w:rPr>
        <w:t>Engaged and competent but not challenged</w:t>
      </w:r>
      <w:r>
        <w:t xml:space="preserve"> profiles were found in the present study, but not in Schmidt et al.’s (2018) study. This last profile that was not found in Schmidt et al.’s study—</w:t>
      </w:r>
      <w:r w:rsidRPr="00863219">
        <w:rPr>
          <w:i/>
        </w:rPr>
        <w:t>Engaged and competent but not challenged</w:t>
      </w:r>
      <w:r>
        <w:t xml:space="preserve">—seems to suggest a type of engagement that is particularly unique to summer STEM programs. When responding in ways characterized by this profile, youth were highly engaged (as may be anticipated given the goals and design of such programs), but perceive a misalignment between their (high) competence and how (not very) challenged they were. According to past </w:t>
      </w:r>
      <w:r>
        <w:lastRenderedPageBreak/>
        <w:t xml:space="preserve">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sidRPr="25631E79">
        <w:rPr>
          <w:i/>
          <w:iCs/>
        </w:rPr>
        <w:t>both</w:t>
      </w:r>
      <w:r>
        <w:t xml:space="preserve"> challenge and competence. In this study, a profile characterized by high competence but (very) low challenge was associated with very high engagement. Perhaps such a profile may be expected given the lower stakes (compared to formal educational settings) of summer STEM programs (and other informal learning environments) and the degree of competence that youth–many of whom have chosen to attend the particular program (</w:t>
      </w:r>
      <w:proofErr w:type="spellStart"/>
      <w:r>
        <w:t>Beymer</w:t>
      </w:r>
      <w:proofErr w:type="spellEnd"/>
      <w:r>
        <w:t xml:space="preserve"> et al., 2018)–perceive during them. In addition to suggesting a profile of engagement that is distinct to summer STEM program, this profile and the other two not found in past research suggest that lower challenge may </w:t>
      </w:r>
      <w:r w:rsidRPr="25631E79">
        <w:rPr>
          <w:i/>
          <w:iCs/>
        </w:rPr>
        <w:t>not</w:t>
      </w:r>
      <w:r>
        <w:t xml:space="preserve">, as would be anticipated given theory and past research (i.e., Csikszentmihalyi, 1990; </w:t>
      </w:r>
      <w:proofErr w:type="spellStart"/>
      <w:r>
        <w:t>Shernoff</w:t>
      </w:r>
      <w:proofErr w:type="spellEnd"/>
      <w:r>
        <w:t xml:space="preserve"> et al., 2016), be associated with lower engagement. This may suggest that activities that are not challenging but have other possible benefits to youth (i.e., benefits from activities designed to support youths’ social skills), can be integrated into programs, along with other, more challenging activities that are also engaging. </w:t>
      </w:r>
    </w:p>
    <w:p w14:paraId="6329644D" w14:textId="77777777" w:rsidR="00863219" w:rsidRDefault="00863219" w:rsidP="00863219">
      <w:pPr>
        <w:pStyle w:val="BodyText"/>
        <w:ind w:firstLine="0"/>
        <w:rPr>
          <w:b/>
          <w:bCs/>
        </w:rPr>
      </w:pPr>
      <w:r w:rsidRPr="25631E79">
        <w:rPr>
          <w:b/>
          <w:bCs/>
        </w:rPr>
        <w:t>The Relationships Between Work With Data, Youth Characteristics, and Engagement</w:t>
      </w:r>
    </w:p>
    <w:p w14:paraId="3A8DCA43" w14:textId="77777777" w:rsidR="007E20DE" w:rsidRDefault="00863219" w:rsidP="007E20DE">
      <w:pPr>
        <w:pStyle w:val="FirstParagraph"/>
      </w:pPr>
      <w:r>
        <w:t xml:space="preserve">Some key relationships between work with data and youth characteristics and youths’ engagement were found, but these relations were minimal. </w:t>
      </w:r>
      <w:r w:rsidR="007E20DE">
        <w:t xml:space="preserve">Why might these relations be so minimal? First, and foremost,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w:t>
      </w:r>
      <w:r w:rsidR="007E20DE">
        <w:lastRenderedPageBreak/>
        <w:t>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AFF7362" w14:textId="6C95322C" w:rsidR="007E20DE" w:rsidRDefault="007E20DE" w:rsidP="007E20DE">
      <w:pPr>
        <w:pStyle w:val="FirstParagraph"/>
      </w:pPr>
      <w:r>
        <w:t>There are other possible reasons, though, too, for the minimal relations. Another possibility is that the novel analytic approach or the measures used also had impacts; but, again, the small variability at the instructional episode level is likely a greater factor than these, and a review of the correlations between the aspects of work with data and the variables used to create the profiles showed minimal relations. Taken together, it seems that the major reason for limited relations between work with data and youth engagement is that youth simply did not engage very differently from instructional episode to instructional episode.</w:t>
      </w:r>
    </w:p>
    <w:p w14:paraId="78902BB4" w14:textId="77777777" w:rsidR="007E20DE" w:rsidRPr="007E20DE" w:rsidRDefault="007E20DE" w:rsidP="007E20DE">
      <w:pPr>
        <w:pStyle w:val="FirstParagraph"/>
        <w:rPr>
          <w:vanish/>
        </w:rPr>
      </w:pPr>
    </w:p>
    <w:p w14:paraId="0F514A8C" w14:textId="77777777" w:rsidR="007E20DE" w:rsidRPr="007E20DE" w:rsidRDefault="007E20DE" w:rsidP="007E20DE">
      <w:pPr>
        <w:pStyle w:val="FirstParagraph"/>
        <w:rPr>
          <w:vanish/>
        </w:rPr>
      </w:pPr>
    </w:p>
    <w:p w14:paraId="5BBF0CEC" w14:textId="77777777" w:rsidR="007E20DE" w:rsidRPr="007E20DE" w:rsidRDefault="007E20DE" w:rsidP="007E20DE">
      <w:pPr>
        <w:pStyle w:val="FirstParagraph"/>
        <w:ind w:firstLine="0"/>
        <w:rPr>
          <w:vanish/>
        </w:rPr>
      </w:pPr>
    </w:p>
    <w:p w14:paraId="0DB9689B" w14:textId="77777777" w:rsidR="007E20DE" w:rsidRPr="007E20DE" w:rsidRDefault="007E20DE" w:rsidP="007E20DE">
      <w:pPr>
        <w:pStyle w:val="FirstParagraph"/>
        <w:ind w:firstLine="0"/>
        <w:rPr>
          <w:vanish/>
        </w:rPr>
      </w:pPr>
    </w:p>
    <w:p w14:paraId="45F9D2C9" w14:textId="5046EACD" w:rsidR="00863219" w:rsidRDefault="00863219" w:rsidP="007E20DE">
      <w:pPr>
        <w:pStyle w:val="FirstParagraph"/>
      </w:pPr>
      <w:r>
        <w:t xml:space="preserve">Even with the limited findings </w:t>
      </w:r>
      <w:r w:rsidRPr="25631E79">
        <w:rPr>
          <w:i/>
          <w:iCs/>
        </w:rPr>
        <w:t xml:space="preserve">overall </w:t>
      </w:r>
      <w:r>
        <w:t xml:space="preserve">in mind, there were some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Pr="25631E79">
        <w:rPr>
          <w:i/>
          <w:iCs/>
        </w:rPr>
        <w:t>Full</w:t>
      </w:r>
      <w:r>
        <w:t xml:space="preserve"> profile, suggesting that when youth were involved in these practices, then they were more likely to be highly engaged. This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w:t>
      </w:r>
      <w:r>
        <w:lastRenderedPageBreak/>
        <w:t xml:space="preserve">(2006) explain, </w:t>
      </w:r>
      <w:r w:rsidRPr="25631E79">
        <w:rPr>
          <w:i/>
          <w:iCs/>
        </w:rPr>
        <w:t>inscriptions serve commitments</w:t>
      </w:r>
      <w:r>
        <w:t>: Choosing to record an observation or an idea as data involves the process of identifying something that is worth recording and then recording the parts that are of interest. Thus, generating data may be fully engaging to youth because it is, generally, perceived by youth to be demanding and important. Modeling, too, is important. It has been described as the central scientific and engineering practice (Lehrer &amp; Schauble, 2015; Weisberg, 2012). Modeling may be especially engaging to youth because such work positions learners as the creators of new information, in addition to using models created by others to learn about authoritative sources of information. This shift, from learning about STEM content to working to create STEM knowledge is one of the affordances of modeling (Berland et al., 2016; Schwarz et al., 2009).</w:t>
      </w:r>
    </w:p>
    <w:p w14:paraId="1C1849AE" w14:textId="1F17E63B" w:rsidR="00863219" w:rsidRDefault="00863219" w:rsidP="00863219">
      <w:pPr>
        <w:pStyle w:val="BodyText"/>
      </w:pPr>
      <w:r>
        <w:t xml:space="preserve">To step back from specific relationships and to summarize across them, these findings overall suggest that work with data may not be more engaging </w:t>
      </w:r>
      <w:r w:rsidRPr="25631E79">
        <w:rPr>
          <w:i/>
          <w:iCs/>
        </w:rPr>
        <w:t>per se</w:t>
      </w:r>
      <w:r>
        <w:t xml:space="preserve">. Instead, it may be how youth engage in work with data that matters most. In the midst of science and mathematics reform efforts that emphasize </w:t>
      </w:r>
      <w:r w:rsidRPr="25631E79">
        <w:rPr>
          <w:i/>
          <w:iCs/>
        </w:rPr>
        <w:t xml:space="preserve">doing </w:t>
      </w:r>
      <w:r>
        <w:t>what scientists and mathematicians do—by engaging in scientific and engineering practices—engaging in practices in merely procedural ways may not help students to become more capable in the domains that they study. This point is echoed in recent scholarship pointing out the importance of engaging in science in ways that are both ‘minds-on’ as well as ‘hands-on’ (</w:t>
      </w:r>
      <w:proofErr w:type="spellStart"/>
      <w:r>
        <w:t>Furtak</w:t>
      </w:r>
      <w:proofErr w:type="spellEnd"/>
      <w:r>
        <w:t xml:space="preserve"> &amp; Penuel, 2018) and in the importance of engaging learners in practices that are meaningful to students and in terms of the discipline (Berland et al., 2016). So, engaging youth in work with data may not be more engaging, apart from in a few cases (i.e., when generating or modeling data, youth are more likely to be fully engaged). Instead, how youth engage in each of the aspects of work with data—and work with data in general—may </w:t>
      </w:r>
      <w:r>
        <w:lastRenderedPageBreak/>
        <w:t>be key. Other samples, other enactments of work with data, and, possibly, other analytic approaches can build on this work</w:t>
      </w:r>
      <w:ins w:id="720" w:author="Rosenberg, Joshua" w:date="2019-02-04T09:55:00Z">
        <w:r w:rsidR="00081D37">
          <w:t>.</w:t>
        </w:r>
      </w:ins>
      <w:del w:id="721" w:author="Rosenberg, Joshua" w:date="2019-02-04T09:55:00Z">
        <w:r w:rsidDel="00081D37">
          <w:delText xml:space="preserve"> to further substantiate what is known about how work with data engages youth and other learners.</w:delText>
        </w:r>
      </w:del>
    </w:p>
    <w:p w14:paraId="6ACF57D3" w14:textId="77777777" w:rsidR="00863219" w:rsidRDefault="00863219" w:rsidP="00863219">
      <w:pPr>
        <w:pStyle w:val="BodyText"/>
      </w:pPr>
      <w:r>
        <w:t xml:space="preserve">There were not many relations in terms of youths’ gender, URM status, or pre-program interest, which was surprising because there </w:t>
      </w:r>
      <w:r w:rsidRPr="25631E79">
        <w:rPr>
          <w:i/>
          <w:iCs/>
        </w:rPr>
        <w:t>was</w:t>
      </w:r>
      <w:r>
        <w:t xml:space="preserve"> substantial variability in the profiles of engagement at the youth level. This was also surprising as past theory and research have suggested that learners’ gender, URM status, and individual or pre-program interest can predict engagement (</w:t>
      </w:r>
      <w:proofErr w:type="spellStart"/>
      <w:r>
        <w:t>Bystydzienski</w:t>
      </w:r>
      <w:proofErr w:type="spellEnd"/>
      <w:r>
        <w:t xml:space="preserve">, </w:t>
      </w:r>
      <w:proofErr w:type="spellStart"/>
      <w:r>
        <w:t>Eisenhart</w:t>
      </w:r>
      <w:proofErr w:type="spellEnd"/>
      <w:r>
        <w:t xml:space="preserve">, &amp; </w:t>
      </w:r>
      <w:proofErr w:type="spellStart"/>
      <w:r>
        <w:t>Bruning</w:t>
      </w:r>
      <w:proofErr w:type="spellEnd"/>
      <w:r>
        <w:t xml:space="preserve">, 2015; </w:t>
      </w:r>
      <w:proofErr w:type="spellStart"/>
      <w:r>
        <w:t>Hidi</w:t>
      </w:r>
      <w:proofErr w:type="spellEnd"/>
      <w:r>
        <w:t xml:space="preserve"> &amp; </w:t>
      </w:r>
      <w:proofErr w:type="spellStart"/>
      <w:r>
        <w:t>Renninger</w:t>
      </w:r>
      <w:proofErr w:type="spellEnd"/>
      <w:r>
        <w:t xml:space="preserve">, 2006; </w:t>
      </w:r>
      <w:proofErr w:type="spellStart"/>
      <w:r>
        <w:t>Shernoff</w:t>
      </w:r>
      <w:proofErr w:type="spellEnd"/>
      <w:r>
        <w:t xml:space="preserve"> &amp; Schmidt, 2008). There was one significant relation: youth with higher pre-program interest were found to be more likely to be </w:t>
      </w:r>
      <w:r w:rsidRPr="25631E79">
        <w:rPr>
          <w:i/>
          <w:iCs/>
        </w:rPr>
        <w:t>Engaged and competent but not challenged</w:t>
      </w:r>
      <w:r>
        <w:t>. This suggests that youth with a higher interest in STEM were inclined to be highly engaged and good at what they were doing, but were not challenged by the activities. This finding is in line with past research suggesting a relationship between youth characteristics (including interest) and their engagement (</w:t>
      </w:r>
      <w:proofErr w:type="spellStart"/>
      <w:r>
        <w:t>Shernoff</w:t>
      </w:r>
      <w:proofErr w:type="spellEnd"/>
      <w:r>
        <w:t xml:space="preserve"> et al., 2003; </w:t>
      </w:r>
      <w:proofErr w:type="spellStart"/>
      <w:r>
        <w:t>Shernoff</w:t>
      </w:r>
      <w:proofErr w:type="spellEnd"/>
      <w:r>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(e.g., </w:t>
      </w:r>
      <w:proofErr w:type="spellStart"/>
      <w:r>
        <w:t>Beymer</w:t>
      </w:r>
      <w:proofErr w:type="spellEnd"/>
      <w:r>
        <w:t xml:space="preserve">, Rosenberg, Schmidt, &amp; </w:t>
      </w:r>
      <w:proofErr w:type="spellStart"/>
      <w:r>
        <w:t>Naftzger</w:t>
      </w:r>
      <w:proofErr w:type="spellEnd"/>
      <w:r>
        <w:t>, 2018).</w:t>
      </w:r>
    </w:p>
    <w:p w14:paraId="2F691BA9" w14:textId="77777777" w:rsidR="00863219" w:rsidRDefault="00863219" w:rsidP="00863219">
      <w:pPr>
        <w:pStyle w:val="Heading2"/>
      </w:pPr>
      <w:r>
        <w:t>Limitations and Recommendations for Future Research</w:t>
      </w:r>
    </w:p>
    <w:p w14:paraId="6E56EC59" w14:textId="77777777" w:rsidR="00863219" w:rsidRDefault="00863219" w:rsidP="00863219">
      <w:pPr>
        <w:pStyle w:val="FirstParagraph"/>
      </w:pPr>
      <w:r>
        <w:t xml:space="preserve">One limitation concerns the programs: The programs included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w:t>
      </w:r>
      <w:r>
        <w:lastRenderedPageBreak/>
        <w:t xml:space="preserve">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 Future research may find it useful to explore the nature of work with data in programs (or activities) designed specifically around working with data: Some data science and statistics-related curricula have recently been developed for this purpose (see Unit 5 on Computing and Data Analysis of the </w:t>
      </w:r>
      <w:r w:rsidRPr="25631E79">
        <w:rPr>
          <w:i/>
          <w:iCs/>
        </w:rPr>
        <w:t xml:space="preserve">Exploring CS </w:t>
      </w:r>
      <w:r>
        <w:t xml:space="preserve">curriculum; Exploring CS, 2018). </w:t>
      </w:r>
    </w:p>
    <w:p w14:paraId="17B5F6E3" w14:textId="77777777" w:rsidR="00863219" w:rsidRDefault="00863219" w:rsidP="00863219">
      <w:pPr>
        <w:pStyle w:val="BodyText"/>
      </w:pPr>
      <w:r>
        <w:t xml:space="preserve">There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Pr="25631E79">
        <w:rPr>
          <w:i/>
          <w:iCs/>
        </w:rPr>
        <w:t>Analyze</w:t>
      </w:r>
      <w:r>
        <w:t xml:space="preserve"> (“Staff support youth in analyzing data to draw conclusions”) and </w:t>
      </w:r>
      <w:r w:rsidRPr="25631E79">
        <w:rPr>
          <w:i/>
          <w:iCs/>
        </w:rPr>
        <w:t>Use symbols or models</w:t>
      </w:r>
      <w:r>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w:t>
      </w:r>
      <w:r>
        <w:lastRenderedPageBreak/>
        <w:t>usefulness of coding for this aspect of work with data (and this aspect of science curricular standards in particular; see NGSS Lead States, 2013).</w:t>
      </w:r>
    </w:p>
    <w:p w14:paraId="3ACD3350" w14:textId="77777777" w:rsidR="00863219" w:rsidRDefault="00863219" w:rsidP="00863219">
      <w:pPr>
        <w:pStyle w:val="BodyText"/>
      </w:pPr>
      <w:r>
        <w:t>Finally,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D365D86" w14:textId="77777777" w:rsidR="00863219" w:rsidRDefault="00863219" w:rsidP="00863219">
      <w:pPr>
        <w:pStyle w:val="Heading2"/>
      </w:pPr>
      <w:r>
        <w:t>Implications for Practice</w:t>
      </w:r>
    </w:p>
    <w:p w14:paraId="59AED93C" w14:textId="77777777" w:rsidR="00863219" w:rsidRDefault="00863219" w:rsidP="00863219">
      <w:pPr>
        <w:pStyle w:val="FirstParagraph"/>
      </w:pPr>
      <w:r>
        <w:t xml:space="preserve">A few implications for practice can be drawn from this study, though these are somewhat restricted given the minimal findings. First, </w:t>
      </w:r>
      <w:r w:rsidRPr="25631E79">
        <w:rPr>
          <w:i/>
          <w:iCs/>
        </w:rPr>
        <w:t>generating data</w:t>
      </w:r>
      <w:r>
        <w:t xml:space="preserve"> and </w:t>
      </w:r>
      <w:r w:rsidRPr="25631E79">
        <w:rPr>
          <w:i/>
          <w:iCs/>
        </w:rPr>
        <w:t>modeling data</w:t>
      </w:r>
      <w:r>
        <w:t xml:space="preserve">, in particular, may be beneficial in terms of engaging youth. Youth activity leaders (in summer STEM and other STEM enrichment contexts) and teachers (in </w:t>
      </w:r>
      <w:r w:rsidRPr="25631E79">
        <w:rPr>
          <w:i/>
          <w:iCs/>
        </w:rPr>
        <w:t>formal</w:t>
      </w:r>
      <w:r>
        <w:t xml:space="preserve"> learning environments) can best include the beneficial practices of generating and modeling data not in isolation, but rather through involving youth and learners in complete cycles of an investigation. This aligns with </w:t>
      </w:r>
      <w:r>
        <w:lastRenderedPageBreak/>
        <w:t>both foundational and contemporary research on work with data in education (Berland et al., 2016; Hancock et al., 1992; McNeill &amp; Berland, 2017; Lee &amp; Wilkerson, 2018).</w:t>
      </w:r>
    </w:p>
    <w:p w14:paraId="23D0C0DE" w14:textId="77777777" w:rsidR="00863219" w:rsidRDefault="00863219" w:rsidP="00863219">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sidRPr="25631E79">
        <w:rPr>
          <w:i/>
          <w:iCs/>
        </w:rPr>
        <w:t>who</w:t>
      </w:r>
      <w:r>
        <w:t xml:space="preserve"> works with data carefully, </w:t>
      </w:r>
      <w:r w:rsidRPr="25631E79">
        <w:rPr>
          <w:i/>
          <w:iCs/>
        </w:rPr>
        <w:t>how</w:t>
      </w:r>
      <w:r>
        <w:t xml:space="preserve"> they do so, and </w:t>
      </w:r>
      <w:r w:rsidRPr="25631E79">
        <w:rPr>
          <w:i/>
          <w:iCs/>
        </w:rPr>
        <w:t>how much time and sustained focus</w:t>
      </w:r>
      <w:r>
        <w:t xml:space="preserve"> is required for such activities to be carried out. </w:t>
      </w:r>
    </w:p>
    <w:p w14:paraId="1A83D7F9" w14:textId="77777777" w:rsidR="00863219" w:rsidRDefault="00863219" w:rsidP="00863219">
      <w:pPr>
        <w:pStyle w:val="BodyText"/>
      </w:pPr>
      <w:r>
        <w:t xml:space="preserve">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t>
      </w:r>
    </w:p>
    <w:p w14:paraId="4F011E55" w14:textId="77777777" w:rsidR="00863219" w:rsidRDefault="00863219" w:rsidP="00863219">
      <w:pPr>
        <w:pStyle w:val="BodyText"/>
        <w:ind w:firstLine="0"/>
        <w:jc w:val="center"/>
        <w:rPr>
          <w:b/>
          <w:bCs/>
        </w:rPr>
      </w:pPr>
      <w:r w:rsidRPr="25631E79">
        <w:rPr>
          <w:b/>
          <w:bCs/>
        </w:rPr>
        <w:t>Conclusion</w:t>
      </w:r>
    </w:p>
    <w:p w14:paraId="78F58987" w14:textId="77777777" w:rsidR="00863219" w:rsidRDefault="00863219" w:rsidP="00863219">
      <w:pPr>
        <w:pStyle w:val="BodyText"/>
        <w:ind w:firstLine="720"/>
      </w:pPr>
      <w:r>
        <w:t xml:space="preserve">In this study, we explored how more than 200 youth from nine summer STEM programs experienced work with data through the lens of contemporary engagement theory. Using ESM and LPA, we identified six, distinct profiles of youth engagement, which indicated how youth perceived their experiences (in terms of their cognitive, behavioral, and affective engagement, </w:t>
      </w:r>
      <w:r>
        <w:lastRenderedPageBreak/>
        <w:t xml:space="preserve">and challenge and competence) in-the-moment. While we found that the five aspects of work with data were common, these aspects were not highly related to youths’ engagement: apart from the generating and modeling data aspects (which were related only to the </w:t>
      </w:r>
      <w:r w:rsidRPr="3B66D961">
        <w:rPr>
          <w:i/>
          <w:iCs/>
        </w:rPr>
        <w:t xml:space="preserve">Full </w:t>
      </w:r>
      <w:r>
        <w:t>engagement profile), we found that work with data alone did not explain the differences in youths’ engagement. Some key reasons why work with data was not highly related to youths’ engagement are the minimal variability at the instructional episode level (the level at which work with data was measured), the difficulty of measuring work with data, and how work with data was carried out in the context of the summer STEM programs. Future research—and the design and implementation of curricula in the future—may find it useful to explore programs (and classrooms) focused particularly on engaging youth in work with data, an aim which will be easier as more research and curriculum development related to data science education advances.</w:t>
      </w:r>
    </w:p>
    <w:p w14:paraId="54B698FD" w14:textId="77777777" w:rsidR="00FA349E" w:rsidRPr="00383028" w:rsidRDefault="00FA349E">
      <w:pPr>
        <w:rPr>
          <w:rFonts w:eastAsiaTheme="majorEastAsia"/>
          <w:b/>
          <w:bCs/>
          <w:szCs w:val="32"/>
        </w:rPr>
      </w:pPr>
      <w:r w:rsidRPr="00383028">
        <w:br w:type="page"/>
      </w:r>
    </w:p>
    <w:p w14:paraId="4C6AFC46" w14:textId="77777777" w:rsidR="00EA1DFF" w:rsidRPr="00383028" w:rsidRDefault="00EA1DFF" w:rsidP="00D1249C">
      <w:pPr>
        <w:pStyle w:val="Heading1"/>
        <w:rPr>
          <w:rFonts w:cs="Times New Roman"/>
          <w:b w:val="0"/>
        </w:rPr>
      </w:pPr>
      <w:r w:rsidRPr="00383028">
        <w:rPr>
          <w:rFonts w:cs="Times New Roman"/>
          <w:b w:val="0"/>
        </w:rPr>
        <w:lastRenderedPageBreak/>
        <w:t>References</w:t>
      </w:r>
    </w:p>
    <w:p w14:paraId="3F5CD4BC" w14:textId="77777777" w:rsidR="00EA1DFF" w:rsidRPr="00383028" w:rsidRDefault="00EA1DFF" w:rsidP="00EA1DFF">
      <w:pPr>
        <w:pStyle w:val="BodyText"/>
        <w:ind w:left="720" w:hanging="720"/>
      </w:pPr>
      <w:r w:rsidRPr="00383028">
        <w:t xml:space="preserve">Berland, L. K., Schwarz, C. V., Krist, C., Kenyon, L., Lo, A. S., &amp; Reiser, B. J. (2016). Epistemologies in practice: Making scientific practices meaningful for students. </w:t>
      </w:r>
      <w:r w:rsidRPr="00383028">
        <w:rPr>
          <w:i/>
        </w:rPr>
        <w:t>Journal of Research in Science Teaching, 53</w:t>
      </w:r>
      <w:r w:rsidRPr="00383028">
        <w:t>(7), 1082-1112.</w:t>
      </w:r>
    </w:p>
    <w:p w14:paraId="6759F8D3" w14:textId="77777777" w:rsidR="00EA1DFF" w:rsidRPr="00383028" w:rsidRDefault="00EA1DFF" w:rsidP="00EA1DFF">
      <w:pPr>
        <w:pStyle w:val="BodyText"/>
        <w:ind w:left="720" w:hanging="720"/>
      </w:pPr>
      <w:proofErr w:type="spellStart"/>
      <w:r w:rsidRPr="00383028">
        <w:t>Beymer</w:t>
      </w:r>
      <w:proofErr w:type="spellEnd"/>
      <w:r w:rsidRPr="00383028">
        <w:t xml:space="preserve">, P. N., Rosenberg, J. M., Schmidt, J. A., &amp; </w:t>
      </w:r>
      <w:proofErr w:type="spellStart"/>
      <w:r w:rsidRPr="00383028">
        <w:t>Naftzger</w:t>
      </w:r>
      <w:proofErr w:type="spellEnd"/>
      <w:r w:rsidRPr="00383028">
        <w:t xml:space="preserve">, N. (2018). Examining relationships between choice, affect, and engagement in out-of-school time STEM programs. </w:t>
      </w:r>
      <w:r w:rsidRPr="00383028">
        <w:rPr>
          <w:i/>
        </w:rPr>
        <w:t>Journal of Youth and Adolescence, 47</w:t>
      </w:r>
      <w:r w:rsidRPr="00383028">
        <w:t xml:space="preserve">(6), 1178-1191. </w:t>
      </w:r>
      <w:hyperlink r:id="rId14">
        <w:r w:rsidRPr="00383028">
          <w:rPr>
            <w:rStyle w:val="Hyperlink"/>
          </w:rPr>
          <w:t>https://doi.org/10.1007/s10964-018-0814-9</w:t>
        </w:r>
      </w:hyperlink>
    </w:p>
    <w:p w14:paraId="01ABB044" w14:textId="77777777" w:rsidR="00EA1DFF" w:rsidRPr="00383028" w:rsidRDefault="00EA1DFF" w:rsidP="00EA1DFF">
      <w:pPr>
        <w:pStyle w:val="BodyText"/>
        <w:ind w:left="720" w:hanging="720"/>
      </w:pPr>
      <w:r w:rsidRPr="00383028">
        <w:t xml:space="preserve">Bielik, T., &amp; Yarden, A. (2016). Promoting the asking of research questions in a high-school biotechnology inquiry-oriented program. </w:t>
      </w:r>
      <w:r w:rsidRPr="00383028">
        <w:rPr>
          <w:i/>
        </w:rPr>
        <w:t>International Journal of STEM Education, 3</w:t>
      </w:r>
      <w:r w:rsidRPr="00383028">
        <w:t>(1), 15.</w:t>
      </w:r>
    </w:p>
    <w:p w14:paraId="3295CC9D" w14:textId="77777777" w:rsidR="00EA1DFF" w:rsidRPr="00383028" w:rsidRDefault="00EA1DFF" w:rsidP="00EA1DFF">
      <w:pPr>
        <w:pStyle w:val="BodyText"/>
        <w:ind w:left="720" w:hanging="720"/>
      </w:pPr>
      <w:proofErr w:type="spellStart"/>
      <w:r w:rsidRPr="00383028">
        <w:t>Bystydzienski</w:t>
      </w:r>
      <w:proofErr w:type="spellEnd"/>
      <w:r w:rsidRPr="00383028">
        <w:t xml:space="preserve">, J. M., </w:t>
      </w:r>
      <w:proofErr w:type="spellStart"/>
      <w:r w:rsidRPr="00383028">
        <w:t>Eisenhart</w:t>
      </w:r>
      <w:proofErr w:type="spellEnd"/>
      <w:r w:rsidRPr="00383028">
        <w:t xml:space="preserve">, M., &amp; </w:t>
      </w:r>
      <w:proofErr w:type="spellStart"/>
      <w:r w:rsidRPr="00383028">
        <w:t>Bruning</w:t>
      </w:r>
      <w:proofErr w:type="spellEnd"/>
      <w:r w:rsidRPr="00383028">
        <w:t xml:space="preserve">, M. (2015). High school is not too late: Developing girls’ interest and engagement in engineering careers. </w:t>
      </w:r>
      <w:r w:rsidRPr="00383028">
        <w:rPr>
          <w:i/>
        </w:rPr>
        <w:t>Career Development Quarterly, 63</w:t>
      </w:r>
      <w:r w:rsidRPr="00383028">
        <w:t xml:space="preserve">(1), 88–95. </w:t>
      </w:r>
      <w:hyperlink r:id="rId15">
        <w:r w:rsidRPr="00383028">
          <w:rPr>
            <w:rStyle w:val="Hyperlink"/>
          </w:rPr>
          <w:t>http://doi.org/10.1002/j.2161-0045.2015.00097.x</w:t>
        </w:r>
      </w:hyperlink>
    </w:p>
    <w:p w14:paraId="37D76773" w14:textId="77777777" w:rsidR="00EA1DFF" w:rsidRPr="00383028" w:rsidRDefault="00EA1DFF" w:rsidP="00EA1DFF">
      <w:pPr>
        <w:pStyle w:val="BodyText"/>
        <w:ind w:left="720" w:hanging="720"/>
      </w:pPr>
      <w:r w:rsidRPr="00383028">
        <w:t xml:space="preserve">National Governors Association Center for Best Practices, Council of Chief State School Officers. (2010). </w:t>
      </w:r>
      <w:r w:rsidRPr="00383028">
        <w:rPr>
          <w:i/>
        </w:rPr>
        <w:t>Common Core State Standards for Mathematics</w:t>
      </w:r>
      <w:r w:rsidRPr="00383028">
        <w:t>. Washington, DC: National Governors Association Center for Best Practices and the Council of Chief State School Officers.</w:t>
      </w:r>
    </w:p>
    <w:p w14:paraId="5DA86B09" w14:textId="77777777" w:rsidR="00EA1DFF" w:rsidRPr="00383028" w:rsidRDefault="00EA1DFF" w:rsidP="00EA1DFF">
      <w:pPr>
        <w:pStyle w:val="BodyText"/>
        <w:ind w:left="720" w:hanging="720"/>
        <w:rPr>
          <w:b/>
          <w:bCs/>
        </w:rPr>
      </w:pPr>
      <w:r w:rsidRPr="00383028">
        <w:t xml:space="preserve">Csikszentmihalyi, M. (1990). </w:t>
      </w:r>
      <w:r w:rsidRPr="00383028">
        <w:rPr>
          <w:bCs/>
        </w:rPr>
        <w:t>Flow: The psychology of optimal experience. New York, NY: Harper and Row.</w:t>
      </w:r>
    </w:p>
    <w:p w14:paraId="211F2451" w14:textId="77777777" w:rsidR="00EA1DFF" w:rsidRPr="00383028" w:rsidRDefault="00EA1DFF" w:rsidP="00EA1DFF">
      <w:pPr>
        <w:pStyle w:val="BodyText"/>
        <w:ind w:left="720" w:hanging="720"/>
      </w:pPr>
      <w:r w:rsidRPr="00383028">
        <w:t xml:space="preserve">Csikszentmihalyi, M. (1997). </w:t>
      </w:r>
      <w:r w:rsidRPr="00383028">
        <w:rPr>
          <w:i/>
        </w:rPr>
        <w:t>Finding flow: The psychology of engagement with everyday life</w:t>
      </w:r>
      <w:r w:rsidRPr="00383028">
        <w:t>. New York, NY: Basic Books.</w:t>
      </w:r>
    </w:p>
    <w:p w14:paraId="42C10E6B" w14:textId="6B1C49C8" w:rsidR="00EA1DFF" w:rsidRDefault="00EA1DFF" w:rsidP="00EA1DFF">
      <w:pPr>
        <w:pStyle w:val="BodyText"/>
        <w:ind w:left="720" w:hanging="720"/>
      </w:pPr>
      <w:r w:rsidRPr="00383028">
        <w:lastRenderedPageBreak/>
        <w:t xml:space="preserve">English, L. D. (2012). Data modelling with first-grade students. </w:t>
      </w:r>
      <w:r w:rsidRPr="00383028">
        <w:rPr>
          <w:i/>
        </w:rPr>
        <w:t>Educational Studies in Mathematics, 81</w:t>
      </w:r>
      <w:r w:rsidRPr="00383028">
        <w:t>(1), 15-30.</w:t>
      </w:r>
    </w:p>
    <w:p w14:paraId="37475CBE" w14:textId="49FB38A0" w:rsidR="008F6B62" w:rsidRPr="00383028" w:rsidRDefault="008F6B62" w:rsidP="00EA1DFF">
      <w:pPr>
        <w:pStyle w:val="BodyText"/>
        <w:ind w:left="720" w:hanging="720"/>
      </w:pPr>
      <w:r>
        <w:t xml:space="preserve">Exploring CS. (2018). Exploring Computer Science [educational curriculum]. Retrieved from </w:t>
      </w:r>
      <w:r w:rsidRPr="008F6B62">
        <w:t>http://www.exploringcs.org/</w:t>
      </w:r>
    </w:p>
    <w:p w14:paraId="0352F44B" w14:textId="77777777" w:rsidR="00EA1DFF" w:rsidRPr="00383028" w:rsidRDefault="00EA1DFF" w:rsidP="00EA1DFF">
      <w:pPr>
        <w:pStyle w:val="BodyText"/>
        <w:ind w:left="720" w:hanging="720"/>
      </w:pPr>
      <w:r w:rsidRPr="00383028">
        <w:t xml:space="preserve">Finzer, W. (2013). The data science education dilemma. </w:t>
      </w:r>
      <w:r w:rsidRPr="00383028">
        <w:rPr>
          <w:i/>
        </w:rPr>
        <w:t>Technology Innovations in Statistics Education, 7</w:t>
      </w:r>
      <w:r w:rsidRPr="00383028">
        <w:t>(2), p. 1-9.</w:t>
      </w:r>
    </w:p>
    <w:p w14:paraId="2072976C" w14:textId="77777777" w:rsidR="00EA1DFF" w:rsidRPr="00383028" w:rsidRDefault="00EA1DFF" w:rsidP="00EA1DFF">
      <w:pPr>
        <w:pStyle w:val="BodyText"/>
        <w:ind w:left="720" w:hanging="720"/>
      </w:pPr>
      <w:r w:rsidRPr="00383028">
        <w:t xml:space="preserve">Forum for Youth Investment. (2012). </w:t>
      </w:r>
      <w:r w:rsidRPr="00383028">
        <w:rPr>
          <w:i/>
        </w:rPr>
        <w:t>Youth Program Quality Assessment</w:t>
      </w:r>
      <w:r w:rsidRPr="00383028">
        <w:t>. Washington, DC: The Forum for Youth Investment</w:t>
      </w:r>
    </w:p>
    <w:p w14:paraId="6727CA39" w14:textId="77777777" w:rsidR="00EA1DFF" w:rsidRPr="00383028" w:rsidRDefault="00EA1DFF" w:rsidP="00EA1DFF">
      <w:pPr>
        <w:pStyle w:val="BodyText"/>
        <w:ind w:left="720" w:hanging="720"/>
      </w:pPr>
      <w:r w:rsidRPr="00383028">
        <w:t xml:space="preserve">Fredricks, J. A., Blumenfeld, P. C., &amp; Paris, A. H. (2004). School engagement: Potential of the concept, state of the evidence. </w:t>
      </w:r>
      <w:r w:rsidRPr="00383028">
        <w:rPr>
          <w:i/>
        </w:rPr>
        <w:t>Review of Educational Research, 74</w:t>
      </w:r>
      <w:r w:rsidRPr="00383028">
        <w:t>(1), 59-109.</w:t>
      </w:r>
    </w:p>
    <w:p w14:paraId="7C85E231" w14:textId="77777777" w:rsidR="00EA1DFF" w:rsidRPr="00383028" w:rsidRDefault="00EA1DFF" w:rsidP="00EA1DFF">
      <w:pPr>
        <w:pStyle w:val="BodyText"/>
        <w:ind w:left="720" w:hanging="720"/>
      </w:pPr>
      <w:r w:rsidRPr="00383028">
        <w:t xml:space="preserve">Gelman, S. A., &amp; Markman, E. M. (1987). Young children’s inductions from natural kinds: The role of categories and appearances. </w:t>
      </w:r>
      <w:r w:rsidRPr="00383028">
        <w:rPr>
          <w:i/>
        </w:rPr>
        <w:t>Child Development, 58</w:t>
      </w:r>
      <w:r w:rsidRPr="00383028">
        <w:t>(6), 1532-1541.</w:t>
      </w:r>
    </w:p>
    <w:p w14:paraId="37436AD0" w14:textId="77777777" w:rsidR="00EA1DFF" w:rsidRPr="00383028" w:rsidRDefault="00EA1DFF" w:rsidP="00EA1DFF">
      <w:pPr>
        <w:pStyle w:val="BodyText"/>
        <w:ind w:left="720" w:hanging="720"/>
      </w:pPr>
      <w:r w:rsidRPr="00383028">
        <w:t xml:space="preserve">Gopnik, A., &amp; Sobel, D. M. (2000). Detecting blickets: How young children use information about novel causal powers in categorization and induction. </w:t>
      </w:r>
      <w:r w:rsidRPr="00383028">
        <w:rPr>
          <w:i/>
        </w:rPr>
        <w:t>Child Development, 71</w:t>
      </w:r>
      <w:r w:rsidRPr="00383028">
        <w:t>(5), 1205-1222.</w:t>
      </w:r>
    </w:p>
    <w:p w14:paraId="30656E87" w14:textId="77777777" w:rsidR="00EA1DFF" w:rsidRPr="00383028" w:rsidRDefault="00EA1DFF" w:rsidP="00EA1DFF">
      <w:pPr>
        <w:pStyle w:val="BodyText"/>
        <w:ind w:left="720" w:hanging="720"/>
      </w:pPr>
      <w:r w:rsidRPr="00383028">
        <w:t xml:space="preserve">Hancock, C., Kaput, J. J., &amp; Goldsmith, L. T. (1992). Authentic inquiry with data: Critical barriers to classroom implementation. </w:t>
      </w:r>
      <w:r w:rsidRPr="00383028">
        <w:rPr>
          <w:i/>
        </w:rPr>
        <w:t>Educational Psychologist, 27</w:t>
      </w:r>
      <w:r w:rsidRPr="00383028">
        <w:t>(3), 337-364.</w:t>
      </w:r>
    </w:p>
    <w:p w14:paraId="3E4DF707" w14:textId="77777777" w:rsidR="00EA1DFF" w:rsidRPr="00383028" w:rsidRDefault="00EA1DFF" w:rsidP="00EA1DFF">
      <w:pPr>
        <w:pStyle w:val="BodyText"/>
        <w:ind w:left="720" w:hanging="720"/>
      </w:pPr>
      <w:r w:rsidRPr="00383028">
        <w:t xml:space="preserve">Harring, J. R., &amp; Hodis, F. A. (2016). Mixture modeling: Applications in educational psychology. </w:t>
      </w:r>
      <w:r w:rsidRPr="00383028">
        <w:rPr>
          <w:i/>
        </w:rPr>
        <w:t>Educational Psychologist, 51</w:t>
      </w:r>
      <w:r w:rsidRPr="00383028">
        <w:t>(3-4), 354-367.</w:t>
      </w:r>
    </w:p>
    <w:p w14:paraId="500A940B" w14:textId="77777777" w:rsidR="00EA1DFF" w:rsidRPr="00383028" w:rsidRDefault="00EA1DFF" w:rsidP="00EA1DFF">
      <w:pPr>
        <w:pStyle w:val="BodyText"/>
        <w:ind w:left="720" w:hanging="720"/>
      </w:pPr>
      <w:r w:rsidRPr="00383028">
        <w:lastRenderedPageBreak/>
        <w:t>Hasson, E., &amp; Yarden, A. (2012). Separating the research question from the laboratory techniques: Advancing high</w:t>
      </w:r>
      <w:r w:rsidRPr="00383028">
        <w:rPr>
          <w:rFonts w:ascii="Cambria Math" w:hAnsi="Cambria Math" w:cs="Cambria Math"/>
        </w:rPr>
        <w:t>‐</w:t>
      </w:r>
      <w:r w:rsidRPr="00383028">
        <w:t xml:space="preserve">school biology teachers’ ability to ask research questions. </w:t>
      </w:r>
      <w:r w:rsidRPr="00383028">
        <w:rPr>
          <w:i/>
        </w:rPr>
        <w:t>Journal of Research in Science Teaching, 49</w:t>
      </w:r>
      <w:r w:rsidRPr="00383028">
        <w:t>(10), 1296-1320.</w:t>
      </w:r>
    </w:p>
    <w:p w14:paraId="40DE554B" w14:textId="77777777" w:rsidR="00EA1DFF" w:rsidRPr="00383028" w:rsidRDefault="00EA1DFF" w:rsidP="00EA1DFF">
      <w:pPr>
        <w:pStyle w:val="BodyText"/>
        <w:ind w:left="720" w:hanging="720"/>
      </w:pPr>
      <w:r w:rsidRPr="00383028">
        <w:t xml:space="preserve">Hektner, J. M., Schmidt, J. A., &amp; Csikszentmihalyi, M. (2007). </w:t>
      </w:r>
      <w:r w:rsidRPr="00383028">
        <w:rPr>
          <w:i/>
        </w:rPr>
        <w:t>Experience sampling method: Measuring the quality of everyday life</w:t>
      </w:r>
      <w:r w:rsidRPr="00383028">
        <w:t>. Sage.</w:t>
      </w:r>
    </w:p>
    <w:p w14:paraId="2C7AFC48" w14:textId="77777777" w:rsidR="00EA1DFF" w:rsidRPr="00383028" w:rsidRDefault="00EA1DFF" w:rsidP="00EA1DFF">
      <w:pPr>
        <w:spacing w:line="480" w:lineRule="auto"/>
        <w:ind w:left="720" w:hanging="720"/>
      </w:pPr>
      <w:proofErr w:type="spellStart"/>
      <w:r w:rsidRPr="00383028">
        <w:t>Kackar</w:t>
      </w:r>
      <w:proofErr w:type="spellEnd"/>
      <w:r w:rsidRPr="00383028">
        <w:t xml:space="preserve">, H. Z., Shumow, L., Schmidt, J. A., &amp; Grzetich, J. (2011). Age and gender differences in adolescents' homework experiences. </w:t>
      </w:r>
      <w:r w:rsidRPr="00383028">
        <w:rPr>
          <w:i/>
          <w:iCs/>
        </w:rPr>
        <w:t>Journal of Applied Developmental Psychology</w:t>
      </w:r>
      <w:r w:rsidRPr="00383028">
        <w:t xml:space="preserve">, </w:t>
      </w:r>
      <w:r w:rsidRPr="00383028">
        <w:rPr>
          <w:i/>
          <w:iCs/>
        </w:rPr>
        <w:t>32</w:t>
      </w:r>
      <w:r w:rsidRPr="00383028">
        <w:t>(2), 70-77.</w:t>
      </w:r>
    </w:p>
    <w:p w14:paraId="052D2E6D" w14:textId="77777777" w:rsidR="00EA1DFF" w:rsidRPr="00383028" w:rsidRDefault="00EA1DFF" w:rsidP="00EA1DFF">
      <w:pPr>
        <w:pStyle w:val="BodyText"/>
        <w:ind w:left="720" w:hanging="720"/>
      </w:pPr>
      <w:proofErr w:type="spellStart"/>
      <w:r w:rsidRPr="00383028">
        <w:t>Konold</w:t>
      </w:r>
      <w:proofErr w:type="spellEnd"/>
      <w:r w:rsidRPr="00383028">
        <w:t xml:space="preserve">, C., &amp; </w:t>
      </w:r>
      <w:proofErr w:type="spellStart"/>
      <w:r w:rsidRPr="00383028">
        <w:t>Pollatsek</w:t>
      </w:r>
      <w:proofErr w:type="spellEnd"/>
      <w:r w:rsidRPr="00383028">
        <w:t xml:space="preserve">, A. (2002). Data analysis as the search for signals in noisy processes. </w:t>
      </w:r>
      <w:r w:rsidRPr="00383028">
        <w:rPr>
          <w:i/>
        </w:rPr>
        <w:t>Journal for Research in Mathematics Education, 33</w:t>
      </w:r>
      <w:r w:rsidRPr="00383028">
        <w:t>(4), 259-289.</w:t>
      </w:r>
    </w:p>
    <w:p w14:paraId="315ABE07" w14:textId="77777777" w:rsidR="00EA1DFF" w:rsidRPr="00383028" w:rsidRDefault="00EA1DFF" w:rsidP="00EA1DFF">
      <w:pPr>
        <w:pStyle w:val="BodyText"/>
        <w:ind w:left="720" w:hanging="720"/>
      </w:pPr>
      <w:proofErr w:type="spellStart"/>
      <w:r w:rsidRPr="00383028">
        <w:t>Konold</w:t>
      </w:r>
      <w:proofErr w:type="spellEnd"/>
      <w:r w:rsidRPr="00383028">
        <w:t xml:space="preserve">, C., Finzer, W., &amp; </w:t>
      </w:r>
      <w:proofErr w:type="spellStart"/>
      <w:r w:rsidRPr="00383028">
        <w:t>Kreetong</w:t>
      </w:r>
      <w:proofErr w:type="spellEnd"/>
      <w:r w:rsidRPr="00383028">
        <w:t xml:space="preserve">, K. (2017). Modeling as a Core Component of Structuring Data. </w:t>
      </w:r>
      <w:r w:rsidRPr="00383028">
        <w:rPr>
          <w:i/>
          <w:iCs/>
        </w:rPr>
        <w:t>Statistics Education Research Journal</w:t>
      </w:r>
      <w:r w:rsidRPr="00383028">
        <w:t xml:space="preserve">, </w:t>
      </w:r>
      <w:r w:rsidRPr="00383028">
        <w:rPr>
          <w:i/>
          <w:iCs/>
        </w:rPr>
        <w:t>16</w:t>
      </w:r>
      <w:r w:rsidRPr="00383028">
        <w:t>(2).</w:t>
      </w:r>
    </w:p>
    <w:p w14:paraId="0138CF64" w14:textId="77777777" w:rsidR="00EA1DFF" w:rsidRPr="00383028" w:rsidRDefault="00EA1DFF" w:rsidP="00EA1DFF">
      <w:pPr>
        <w:pStyle w:val="BodyText"/>
        <w:ind w:left="720" w:hanging="720"/>
      </w:pPr>
      <w:r w:rsidRPr="00383028">
        <w:t xml:space="preserve">Lee, H., &amp; </w:t>
      </w:r>
      <w:proofErr w:type="spellStart"/>
      <w:r w:rsidRPr="00383028">
        <w:t>Hollebrands</w:t>
      </w:r>
      <w:proofErr w:type="spellEnd"/>
      <w:r w:rsidRPr="00383028">
        <w:t xml:space="preserve">, K. (2008). Preparing to teach mathematics with technology: An integrated approach to developing technological pedagogical content knowledge. </w:t>
      </w:r>
      <w:r w:rsidRPr="00383028">
        <w:rPr>
          <w:i/>
        </w:rPr>
        <w:t>Contemporary Issues in Technology and Teacher Education, 8</w:t>
      </w:r>
      <w:r w:rsidRPr="00383028">
        <w:t>(4), 326-341.</w:t>
      </w:r>
    </w:p>
    <w:p w14:paraId="7B78CF52" w14:textId="77777777" w:rsidR="00EA1DFF" w:rsidRPr="00383028" w:rsidRDefault="00EA1DFF" w:rsidP="00EA1DFF">
      <w:pPr>
        <w:pStyle w:val="BodyText"/>
        <w:ind w:left="720" w:hanging="720"/>
      </w:pPr>
      <w:r w:rsidRPr="00383028">
        <w:t xml:space="preserve">Lee, V. R., &amp; Wilkerson, M. (2018). </w:t>
      </w:r>
      <w:r w:rsidRPr="00383028">
        <w:rPr>
          <w:i/>
        </w:rPr>
        <w:t>Data use by middle and secondary students in the digital age: A status report and future prospects</w:t>
      </w:r>
      <w:r w:rsidRPr="00383028">
        <w:t>. Commissioned Paper for the National Academies of Sciences, Engineering, and Medicine, Board on Science Education, Committee on Science Investigations and Engineering Design for Grades 6-12. Washington, D.C.</w:t>
      </w:r>
    </w:p>
    <w:p w14:paraId="64B66C22" w14:textId="77777777" w:rsidR="00EA1DFF" w:rsidRPr="00383028" w:rsidRDefault="00EA1DFF" w:rsidP="00EA1DFF">
      <w:pPr>
        <w:pStyle w:val="BodyText"/>
        <w:ind w:left="720" w:hanging="720"/>
      </w:pPr>
      <w:r w:rsidRPr="00383028">
        <w:lastRenderedPageBreak/>
        <w:t xml:space="preserve">Lehrer, R., &amp; Romberg, T. (1996). Exploring children’s data modeling. </w:t>
      </w:r>
      <w:r w:rsidRPr="00383028">
        <w:rPr>
          <w:i/>
        </w:rPr>
        <w:t>Cognition and Instruction, 14</w:t>
      </w:r>
      <w:r w:rsidRPr="00383028">
        <w:t>(1), 69-108.</w:t>
      </w:r>
    </w:p>
    <w:p w14:paraId="455F3695" w14:textId="77777777" w:rsidR="00EA1DFF" w:rsidRPr="00383028" w:rsidRDefault="00EA1DFF" w:rsidP="00EA1DFF">
      <w:pPr>
        <w:pStyle w:val="BodyText"/>
        <w:ind w:left="720" w:hanging="720"/>
      </w:pPr>
      <w:r w:rsidRPr="00383028">
        <w:t xml:space="preserve">Lehrer, R., &amp; Schauble, L. (2004). Modeling natural variation through distribution. </w:t>
      </w:r>
      <w:r w:rsidRPr="00383028">
        <w:rPr>
          <w:i/>
        </w:rPr>
        <w:t>American Educational Research Journal, 41</w:t>
      </w:r>
      <w:r w:rsidRPr="00383028">
        <w:t>(3), 635-679.</w:t>
      </w:r>
    </w:p>
    <w:p w14:paraId="70BDD0FC" w14:textId="77777777" w:rsidR="00EA1DFF" w:rsidRPr="00383028" w:rsidRDefault="00EA1DFF" w:rsidP="00EA1DFF">
      <w:pPr>
        <w:pStyle w:val="BodyText"/>
        <w:ind w:left="720" w:hanging="720"/>
      </w:pPr>
      <w:r w:rsidRPr="00383028">
        <w:t xml:space="preserve">Lehrer, R. &amp; Schauble, L. (2015). </w:t>
      </w:r>
      <w:r w:rsidRPr="00383028">
        <w:rPr>
          <w:i/>
        </w:rPr>
        <w:t>Developing scientific thinking</w:t>
      </w:r>
      <w:r w:rsidRPr="00383028">
        <w:t xml:space="preserve">. In L. S. </w:t>
      </w:r>
      <w:proofErr w:type="spellStart"/>
      <w:r w:rsidRPr="00383028">
        <w:t>Liben</w:t>
      </w:r>
      <w:proofErr w:type="spellEnd"/>
      <w:r w:rsidRPr="00383028">
        <w:t xml:space="preserve"> &amp; U. Müller (Eds.), Cognitive processes. Handbook of child psychology and developmental science (Vol. 2, 7th ed., pp. 671-174). Hoboken, NJ: Wiley.</w:t>
      </w:r>
    </w:p>
    <w:p w14:paraId="3D07521A" w14:textId="77777777" w:rsidR="00EA1DFF" w:rsidRPr="00383028" w:rsidRDefault="00EA1DFF" w:rsidP="00EA1DFF">
      <w:pPr>
        <w:pStyle w:val="BodyText"/>
        <w:ind w:left="720" w:hanging="720"/>
      </w:pPr>
      <w:r w:rsidRPr="00383028">
        <w:t xml:space="preserve">Lehrer, R., Kim, M. J., &amp; Jones, R. S. (2011). Developing conceptions of statistics by designing measures of distribution. </w:t>
      </w:r>
      <w:r w:rsidRPr="00383028">
        <w:rPr>
          <w:i/>
        </w:rPr>
        <w:t>ZDM, 43</w:t>
      </w:r>
      <w:r w:rsidRPr="00383028">
        <w:t>(5), 723-736.</w:t>
      </w:r>
    </w:p>
    <w:p w14:paraId="5CE58157" w14:textId="77777777" w:rsidR="00EA1DFF" w:rsidRPr="00383028" w:rsidRDefault="00EA1DFF" w:rsidP="00EA1DFF">
      <w:pPr>
        <w:pStyle w:val="BodyText"/>
        <w:ind w:left="720" w:hanging="720"/>
      </w:pPr>
      <w:r w:rsidRPr="00383028">
        <w:t xml:space="preserve">Lehrer, R., Kim, M. J., &amp; Schauble, L. (2007). Supporting the development of conceptions of statistics by engaging students in measuring and modeling variability. </w:t>
      </w:r>
      <w:r w:rsidRPr="00383028">
        <w:rPr>
          <w:i/>
        </w:rPr>
        <w:t>International Journal of Computers for Mathematical Learning, 12</w:t>
      </w:r>
      <w:r w:rsidRPr="00383028">
        <w:t>(3), 195-216.</w:t>
      </w:r>
    </w:p>
    <w:p w14:paraId="6B9FD4E6" w14:textId="77777777" w:rsidR="00EA1DFF" w:rsidRPr="00383028" w:rsidRDefault="00EA1DFF" w:rsidP="00EA1DFF">
      <w:pPr>
        <w:pStyle w:val="BodyText"/>
        <w:ind w:left="720" w:hanging="720"/>
      </w:pPr>
      <w:proofErr w:type="spellStart"/>
      <w:r w:rsidRPr="00383028">
        <w:t>Lesh</w:t>
      </w:r>
      <w:proofErr w:type="spellEnd"/>
      <w:r w:rsidRPr="00383028">
        <w:t xml:space="preserve">, R., Middleton, J. A., Caylor, E., &amp; Gupta, S. (2008). A science need: Designing tasks to engage students in modeling complex data. </w:t>
      </w:r>
      <w:r w:rsidRPr="00383028">
        <w:rPr>
          <w:i/>
        </w:rPr>
        <w:t>Educational Studies in Mathematics, 68</w:t>
      </w:r>
      <w:r w:rsidRPr="00383028">
        <w:t>(2), 113-130.</w:t>
      </w:r>
    </w:p>
    <w:p w14:paraId="6DB763C7" w14:textId="77777777" w:rsidR="00EA1DFF" w:rsidRPr="00383028" w:rsidRDefault="00EA1DFF" w:rsidP="00EA1DFF">
      <w:pPr>
        <w:pStyle w:val="BodyText"/>
        <w:ind w:left="720" w:hanging="720"/>
      </w:pPr>
      <w:r w:rsidRPr="00383028">
        <w:t>McNeill, K. L., &amp; Berland, L. (2017). What is (or should be) scientific evidence use in k</w:t>
      </w:r>
      <w:r w:rsidRPr="00383028">
        <w:rPr>
          <w:rFonts w:ascii="Cambria Math" w:hAnsi="Cambria Math" w:cs="Cambria Math"/>
        </w:rPr>
        <w:t>‐</w:t>
      </w:r>
      <w:r w:rsidRPr="00383028">
        <w:t xml:space="preserve">12 classrooms? </w:t>
      </w:r>
      <w:r w:rsidRPr="00383028">
        <w:rPr>
          <w:i/>
        </w:rPr>
        <w:t>Journal of Research in Science Teaching, 54</w:t>
      </w:r>
      <w:r w:rsidRPr="00383028">
        <w:t>(5), 672-689.</w:t>
      </w:r>
    </w:p>
    <w:p w14:paraId="2F7BBC9C" w14:textId="77777777" w:rsidR="00EA1DFF" w:rsidRPr="00383028" w:rsidRDefault="00EA1DFF" w:rsidP="00EA1DFF">
      <w:pPr>
        <w:pStyle w:val="BodyText"/>
        <w:ind w:left="720" w:hanging="720"/>
      </w:pPr>
      <w:proofErr w:type="spellStart"/>
      <w:r w:rsidRPr="00383028">
        <w:t>Muthén</w:t>
      </w:r>
      <w:proofErr w:type="spellEnd"/>
      <w:r w:rsidRPr="00383028">
        <w:t xml:space="preserve">, B. (2004). </w:t>
      </w:r>
      <w:r w:rsidRPr="00383028">
        <w:rPr>
          <w:i/>
        </w:rPr>
        <w:t>Latent variable analysis</w:t>
      </w:r>
      <w:r w:rsidRPr="00383028">
        <w:t>. The Sage handbook of quantitative methodology for the social sciences. Thousand Oaks, CA: Sage Publications, 345-68.</w:t>
      </w:r>
    </w:p>
    <w:p w14:paraId="38FF7521" w14:textId="77777777" w:rsidR="00EA1DFF" w:rsidRPr="00383028" w:rsidRDefault="00EA1DFF" w:rsidP="00EA1DFF">
      <w:pPr>
        <w:pStyle w:val="BodyText"/>
        <w:ind w:left="720" w:hanging="720"/>
      </w:pPr>
      <w:proofErr w:type="spellStart"/>
      <w:r w:rsidRPr="00383028">
        <w:lastRenderedPageBreak/>
        <w:t>Muthén</w:t>
      </w:r>
      <w:proofErr w:type="spellEnd"/>
      <w:r w:rsidRPr="00383028">
        <w:t xml:space="preserve">, L. K., &amp; </w:t>
      </w:r>
      <w:proofErr w:type="spellStart"/>
      <w:r w:rsidRPr="00383028">
        <w:t>Muthén</w:t>
      </w:r>
      <w:proofErr w:type="spellEnd"/>
      <w:r w:rsidRPr="00383028">
        <w:t xml:space="preserve">, B. O. (1997-2017). </w:t>
      </w:r>
      <w:proofErr w:type="spellStart"/>
      <w:r w:rsidRPr="00383028">
        <w:rPr>
          <w:i/>
        </w:rPr>
        <w:t>Mplus</w:t>
      </w:r>
      <w:proofErr w:type="spellEnd"/>
      <w:r w:rsidRPr="00383028">
        <w:rPr>
          <w:i/>
        </w:rPr>
        <w:t xml:space="preserve"> User’s Guid</w:t>
      </w:r>
      <w:r w:rsidRPr="00383028">
        <w:t xml:space="preserve">e. Los Angeles, CA: </w:t>
      </w:r>
      <w:proofErr w:type="spellStart"/>
      <w:r w:rsidRPr="00383028">
        <w:t>Muthén</w:t>
      </w:r>
      <w:proofErr w:type="spellEnd"/>
      <w:r w:rsidRPr="00383028">
        <w:t xml:space="preserve"> &amp; </w:t>
      </w:r>
      <w:proofErr w:type="spellStart"/>
      <w:r w:rsidRPr="00383028">
        <w:t>Muthén</w:t>
      </w:r>
      <w:proofErr w:type="spellEnd"/>
      <w:r w:rsidRPr="00383028">
        <w:t>.</w:t>
      </w:r>
    </w:p>
    <w:p w14:paraId="3B3D3F44" w14:textId="77777777" w:rsidR="00EA1DFF" w:rsidRPr="00383028" w:rsidRDefault="00EA1DFF" w:rsidP="00EA1DFF">
      <w:pPr>
        <w:pStyle w:val="BodyText"/>
        <w:ind w:left="720" w:hanging="720"/>
      </w:pPr>
      <w:r w:rsidRPr="00383028">
        <w:t xml:space="preserve">NGSS Lead States. (2013). </w:t>
      </w:r>
      <w:r w:rsidRPr="00383028">
        <w:rPr>
          <w:i/>
        </w:rPr>
        <w:t>Next generation science standards: For states, by states</w:t>
      </w:r>
      <w:r w:rsidRPr="00383028">
        <w:t>. Washington, DC: National Academies Press.</w:t>
      </w:r>
    </w:p>
    <w:p w14:paraId="37B0EA19" w14:textId="77777777" w:rsidR="00EA1DFF" w:rsidRPr="00383028" w:rsidRDefault="00EA1DFF" w:rsidP="00EA1DFF">
      <w:pPr>
        <w:pStyle w:val="BodyText"/>
        <w:ind w:left="720" w:hanging="720"/>
      </w:pPr>
      <w:proofErr w:type="spellStart"/>
      <w:r w:rsidRPr="00383028">
        <w:t>Petrosino</w:t>
      </w:r>
      <w:proofErr w:type="spellEnd"/>
      <w:r w:rsidRPr="00383028">
        <w:t xml:space="preserve">, A., Lehrer, R., &amp; Schauble, L. (2003). Structuring error and experimental variation as distribution in the fourth grade. </w:t>
      </w:r>
      <w:r w:rsidRPr="00383028">
        <w:rPr>
          <w:i/>
        </w:rPr>
        <w:t>Mathematical Thinking and Learning, 5</w:t>
      </w:r>
      <w:r w:rsidRPr="00383028">
        <w:t>(2&amp;3), 131-156.</w:t>
      </w:r>
    </w:p>
    <w:p w14:paraId="1911851F" w14:textId="77777777" w:rsidR="00EA1DFF" w:rsidRPr="00383028" w:rsidRDefault="00EA1DFF" w:rsidP="00EA1DFF">
      <w:pPr>
        <w:pStyle w:val="BodyText"/>
        <w:ind w:left="720" w:hanging="720"/>
      </w:pPr>
      <w:r w:rsidRPr="00383028">
        <w:t xml:space="preserve">Rosenberg, J. M., Schmidt, J. A., &amp; </w:t>
      </w:r>
      <w:proofErr w:type="spellStart"/>
      <w:r w:rsidRPr="00383028">
        <w:t>Beymer</w:t>
      </w:r>
      <w:proofErr w:type="spellEnd"/>
      <w:r w:rsidRPr="00383028">
        <w:t xml:space="preserve">, P. N. (2018). </w:t>
      </w:r>
      <w:proofErr w:type="spellStart"/>
      <w:r w:rsidRPr="00383028">
        <w:rPr>
          <w:i/>
        </w:rPr>
        <w:t>tidyLPA</w:t>
      </w:r>
      <w:proofErr w:type="spellEnd"/>
      <w:r w:rsidRPr="00383028">
        <w:rPr>
          <w:i/>
        </w:rPr>
        <w:t>: Easily carry out Latent Profile Analysis</w:t>
      </w:r>
      <w:r w:rsidRPr="00383028">
        <w:t xml:space="preserve">. </w:t>
      </w:r>
      <w:hyperlink r:id="rId16">
        <w:r w:rsidRPr="00383028">
          <w:rPr>
            <w:rStyle w:val="Hyperlink"/>
          </w:rPr>
          <w:t>https://cran.r-project.org/web/packages/tidyLPA/index.html</w:t>
        </w:r>
      </w:hyperlink>
    </w:p>
    <w:p w14:paraId="502CA70A" w14:textId="77777777" w:rsidR="00EA1DFF" w:rsidRPr="00383028" w:rsidRDefault="00EA1DFF" w:rsidP="00EA1DFF">
      <w:pPr>
        <w:pStyle w:val="BodyText"/>
        <w:ind w:left="720" w:hanging="720"/>
      </w:pPr>
      <w:r w:rsidRPr="00383028">
        <w:t xml:space="preserve">Schmidt, J. A., Rosenberg, J. M., &amp; </w:t>
      </w:r>
      <w:proofErr w:type="spellStart"/>
      <w:r w:rsidRPr="00383028">
        <w:t>Beymer</w:t>
      </w:r>
      <w:proofErr w:type="spellEnd"/>
      <w:r w:rsidRPr="00383028">
        <w:t xml:space="preserve">, P. (2018). A person-in-context approach to student engagement in science: Examining learning activities and choice. </w:t>
      </w:r>
      <w:r w:rsidRPr="00383028">
        <w:rPr>
          <w:i/>
        </w:rPr>
        <w:t>Journal of Research in Science Teaching</w:t>
      </w:r>
      <w:r w:rsidRPr="00383028">
        <w:t xml:space="preserve">, 55(1), 19-43. </w:t>
      </w:r>
      <w:hyperlink r:id="rId17">
        <w:r w:rsidRPr="00383028">
          <w:rPr>
            <w:rStyle w:val="Hyperlink"/>
          </w:rPr>
          <w:t>https://dx.doi.org/10.1002/tea.21409</w:t>
        </w:r>
      </w:hyperlink>
    </w:p>
    <w:p w14:paraId="5C110DFD" w14:textId="27C3676D" w:rsidR="00EA1DFF" w:rsidRPr="00383028" w:rsidRDefault="00EA1DFF" w:rsidP="00EA1DFF">
      <w:pPr>
        <w:pStyle w:val="BodyText"/>
        <w:ind w:left="720" w:hanging="720"/>
      </w:pPr>
      <w:r w:rsidRPr="00383028">
        <w:t xml:space="preserve">Sinatra, G. M., Heddy, B. C., &amp; Lombardi, D. (2015). The challenges of defining and measuring student engagement in science. </w:t>
      </w:r>
      <w:r w:rsidRPr="00383028">
        <w:rPr>
          <w:i/>
        </w:rPr>
        <w:t>Educational Psychologist, 50</w:t>
      </w:r>
      <w:r w:rsidRPr="00383028">
        <w:t xml:space="preserve">(1), 1-13. </w:t>
      </w:r>
      <w:hyperlink r:id="rId18">
        <w:r w:rsidRPr="00383028">
          <w:rPr>
            <w:rStyle w:val="Hyperlink"/>
          </w:rPr>
          <w:t>doi:10.1080/00461520.2014.1002924</w:t>
        </w:r>
      </w:hyperlink>
    </w:p>
    <w:p w14:paraId="15527735" w14:textId="77777777" w:rsidR="00EA1DFF" w:rsidRPr="00383028" w:rsidRDefault="00EA1DFF" w:rsidP="00EA1DFF">
      <w:pPr>
        <w:pStyle w:val="BodyText"/>
        <w:ind w:left="720" w:hanging="720"/>
      </w:pPr>
      <w:proofErr w:type="spellStart"/>
      <w:r w:rsidRPr="00383028">
        <w:t>Stroupe</w:t>
      </w:r>
      <w:proofErr w:type="spellEnd"/>
      <w:r w:rsidRPr="00383028">
        <w:t>, D. (2014). Examining classroom science practice communities: How teachers and students negotiate epistemic agency and learn science</w:t>
      </w:r>
      <w:r w:rsidRPr="00383028">
        <w:rPr>
          <w:rFonts w:ascii="Cambria Math" w:hAnsi="Cambria Math" w:cs="Cambria Math"/>
        </w:rPr>
        <w:t>‐</w:t>
      </w:r>
      <w:r w:rsidRPr="00383028">
        <w:t>as</w:t>
      </w:r>
      <w:r w:rsidRPr="00383028">
        <w:rPr>
          <w:rFonts w:ascii="Cambria Math" w:hAnsi="Cambria Math" w:cs="Cambria Math"/>
        </w:rPr>
        <w:t>‐</w:t>
      </w:r>
      <w:r w:rsidRPr="00383028">
        <w:t xml:space="preserve">practice. </w:t>
      </w:r>
      <w:r w:rsidRPr="00383028">
        <w:rPr>
          <w:i/>
        </w:rPr>
        <w:t>Science Education, 98</w:t>
      </w:r>
      <w:r w:rsidRPr="00383028">
        <w:t>(3), 487-516.</w:t>
      </w:r>
    </w:p>
    <w:p w14:paraId="17B3ECFF" w14:textId="77777777" w:rsidR="00EA1DFF" w:rsidRPr="00383028" w:rsidRDefault="00EA1DFF" w:rsidP="00EA1DFF">
      <w:pPr>
        <w:pStyle w:val="BodyText"/>
        <w:ind w:left="720" w:hanging="720"/>
      </w:pPr>
      <w:proofErr w:type="spellStart"/>
      <w:r w:rsidRPr="00383028">
        <w:t>Vandell</w:t>
      </w:r>
      <w:proofErr w:type="spellEnd"/>
      <w:r w:rsidRPr="00383028">
        <w:t xml:space="preserve">, D. L., Hall, V., </w:t>
      </w:r>
      <w:proofErr w:type="spellStart"/>
      <w:r w:rsidRPr="00383028">
        <w:t>O’Cadiz</w:t>
      </w:r>
      <w:proofErr w:type="spellEnd"/>
      <w:r w:rsidRPr="00383028">
        <w:t xml:space="preserve">, P., &amp; Karsh, A. (2012). </w:t>
      </w:r>
      <w:r w:rsidRPr="00383028">
        <w:rPr>
          <w:i/>
        </w:rPr>
        <w:t>Piloting outcome measures for summer learning initiative programs</w:t>
      </w:r>
      <w:r w:rsidRPr="00383028">
        <w:t xml:space="preserve">. Final report to the David and Lucile Packard Foundation, Children, Families, and Communities Program. Retrieved from </w:t>
      </w:r>
      <w:hyperlink r:id="rId19">
        <w:r w:rsidRPr="00383028">
          <w:rPr>
            <w:rStyle w:val="Hyperlink"/>
          </w:rPr>
          <w:t>http://faculty.sites.uci.edu/childcare/files/2013/07/SL-Outcomes-2011-Pilot_Edited_8.19.pdf</w:t>
        </w:r>
      </w:hyperlink>
    </w:p>
    <w:p w14:paraId="6C97A3B6" w14:textId="77777777" w:rsidR="00EA1DFF" w:rsidRPr="00383028" w:rsidRDefault="00EA1DFF" w:rsidP="00EA1DFF">
      <w:pPr>
        <w:pStyle w:val="BodyText"/>
        <w:ind w:left="720" w:hanging="720"/>
      </w:pPr>
      <w:r w:rsidRPr="00383028">
        <w:t xml:space="preserve">Weisberg, M. (2012). </w:t>
      </w:r>
      <w:r w:rsidRPr="00383028">
        <w:rPr>
          <w:i/>
        </w:rPr>
        <w:t>Simulation and similarity: Using models to understand the world</w:t>
      </w:r>
      <w:r w:rsidRPr="00383028">
        <w:t>. Oxford University Press: Oxford, England.</w:t>
      </w:r>
    </w:p>
    <w:p w14:paraId="10707C59" w14:textId="77777777" w:rsidR="00EA1DFF" w:rsidRPr="00383028" w:rsidRDefault="00EA1DFF" w:rsidP="00EA1DFF">
      <w:pPr>
        <w:pStyle w:val="BodyText"/>
        <w:ind w:left="720" w:hanging="720"/>
      </w:pPr>
      <w:r w:rsidRPr="00383028">
        <w:t xml:space="preserve">Wild, C. J., &amp; </w:t>
      </w:r>
      <w:proofErr w:type="spellStart"/>
      <w:r w:rsidRPr="00383028">
        <w:t>Pfannkuch</w:t>
      </w:r>
      <w:proofErr w:type="spellEnd"/>
      <w:r w:rsidRPr="00383028">
        <w:t xml:space="preserve">, M. (1999). Statistical thinking in empirical enquiry. </w:t>
      </w:r>
      <w:r w:rsidRPr="00383028">
        <w:rPr>
          <w:i/>
        </w:rPr>
        <w:t>International Statistical Review, 67</w:t>
      </w:r>
      <w:r w:rsidRPr="00383028">
        <w:t>(3), 223-248.</w:t>
      </w:r>
    </w:p>
    <w:p w14:paraId="4B4CDB6B" w14:textId="77777777" w:rsidR="00EA1DFF" w:rsidRPr="00383028" w:rsidRDefault="00EA1DFF">
      <w:r w:rsidRPr="00383028">
        <w:br w:type="page"/>
      </w:r>
    </w:p>
    <w:p w14:paraId="5101CE2C" w14:textId="465F264B" w:rsidR="006E715B" w:rsidRPr="00383028" w:rsidRDefault="006E715B" w:rsidP="006E715B">
      <w:pPr>
        <w:pStyle w:val="BodyText"/>
        <w:ind w:left="720" w:hanging="720"/>
        <w:jc w:val="center"/>
      </w:pPr>
      <w:r w:rsidRPr="00383028">
        <w:lastRenderedPageBreak/>
        <w:t>Appendix A: Descriptions for the Nine Summer STEM Programs.</w:t>
      </w:r>
    </w:p>
    <w:p w14:paraId="75975A6A" w14:textId="7574F8FB" w:rsidR="006E715B" w:rsidRPr="00383028" w:rsidRDefault="006E715B" w:rsidP="000B7056">
      <w:pPr>
        <w:pStyle w:val="BodyText"/>
        <w:ind w:firstLine="0"/>
      </w:pPr>
      <w:r w:rsidRPr="00383028">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Pr="00383028" w:rsidRDefault="006E715B" w:rsidP="000B7056">
      <w:pPr>
        <w:pStyle w:val="BodyText"/>
        <w:ind w:firstLine="0"/>
      </w:pPr>
      <w:r w:rsidRPr="00383028">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Pr="00383028" w:rsidRDefault="006E715B" w:rsidP="000B7056">
      <w:pPr>
        <w:pStyle w:val="BodyText"/>
        <w:ind w:firstLine="0"/>
      </w:pPr>
    </w:p>
    <w:p w14:paraId="07B63BD8" w14:textId="69269553" w:rsidR="006E715B" w:rsidRPr="00383028" w:rsidRDefault="006E715B" w:rsidP="000B7056">
      <w:pPr>
        <w:pStyle w:val="BodyText"/>
        <w:ind w:firstLine="0"/>
      </w:pPr>
      <w:r w:rsidRPr="00383028">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Pr="00383028" w:rsidRDefault="006E715B" w:rsidP="000B7056">
      <w:pPr>
        <w:pStyle w:val="BodyText"/>
        <w:ind w:firstLine="0"/>
      </w:pPr>
      <w:r w:rsidRPr="00383028">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Pr="00383028" w:rsidRDefault="006E715B" w:rsidP="000B7056">
      <w:pPr>
        <w:pStyle w:val="BodyText"/>
        <w:ind w:firstLine="0"/>
      </w:pPr>
    </w:p>
    <w:p w14:paraId="7B6104B6" w14:textId="22EB7357" w:rsidR="006E715B" w:rsidRPr="00383028" w:rsidRDefault="006E715B" w:rsidP="000B7056">
      <w:pPr>
        <w:pStyle w:val="BodyText"/>
        <w:ind w:firstLine="0"/>
      </w:pPr>
      <w:proofErr w:type="spellStart"/>
      <w:r w:rsidRPr="00383028">
        <w:lastRenderedPageBreak/>
        <w:t>Comunidad</w:t>
      </w:r>
      <w:proofErr w:type="spellEnd"/>
      <w:r w:rsidRPr="00383028">
        <w:t xml:space="preserve"> de </w:t>
      </w:r>
      <w:proofErr w:type="spellStart"/>
      <w:r w:rsidRPr="00383028">
        <w:t>Aprendizaje</w:t>
      </w:r>
      <w:proofErr w:type="spellEnd"/>
      <w:r w:rsidRPr="00383028">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3E3BEEB9" w:rsidR="006E715B" w:rsidRPr="00383028" w:rsidRDefault="006E715B" w:rsidP="000B7056">
      <w:pPr>
        <w:pStyle w:val="BodyText"/>
        <w:ind w:firstLine="0"/>
      </w:pPr>
      <w:r w:rsidRPr="00383028">
        <w:t>Jefferson House: A STEM-focused program that aims to support youth's development of basic math skills, the program was primarily focused on helping youth develop problem</w:t>
      </w:r>
      <w:r w:rsidR="00516FFE">
        <w:t>-</w:t>
      </w:r>
      <w:r w:rsidRPr="00383028">
        <w:t>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Pr="00383028" w:rsidRDefault="006E715B" w:rsidP="000B7056">
      <w:pPr>
        <w:pStyle w:val="BodyText"/>
        <w:ind w:firstLine="0"/>
      </w:pPr>
      <w:r w:rsidRPr="00383028">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graders. Youth attended programming in a classroom at an area middle school and in a building shop located at a </w:t>
      </w:r>
      <w:r w:rsidRPr="00383028">
        <w:lastRenderedPageBreak/>
        <w:t>community-based organization on alternating days, while also taking field trips to locations associated with the program's overall theme.</w:t>
      </w:r>
    </w:p>
    <w:p w14:paraId="4318716F" w14:textId="1ADF0812" w:rsidR="006E715B" w:rsidRPr="00383028" w:rsidRDefault="006E715B" w:rsidP="000B7056">
      <w:pPr>
        <w:pStyle w:val="BodyText"/>
        <w:ind w:firstLine="0"/>
      </w:pPr>
      <w:r w:rsidRPr="00383028">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28763D8" w:rsidR="006E715B" w:rsidRPr="00383028" w:rsidRDefault="006E715B" w:rsidP="000B7056">
      <w:pPr>
        <w:pStyle w:val="BodyText"/>
        <w:ind w:firstLine="0"/>
      </w:pPr>
      <w:r w:rsidRPr="00383028">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p w14:paraId="4F0E397F" w14:textId="6FC0A9DB" w:rsidR="00227265" w:rsidRPr="00383028" w:rsidRDefault="00227265" w:rsidP="006E715B">
      <w:pPr>
        <w:pStyle w:val="BodyText"/>
        <w:ind w:left="720" w:hanging="720"/>
      </w:pPr>
    </w:p>
    <w:p w14:paraId="2D34A44D" w14:textId="77777777" w:rsidR="00A20715" w:rsidRPr="00383028" w:rsidRDefault="00A20715"/>
    <w:p w14:paraId="454E8456" w14:textId="77777777" w:rsidR="00A20715" w:rsidRPr="00383028" w:rsidRDefault="00A20715"/>
    <w:p w14:paraId="35B49948" w14:textId="77777777" w:rsidR="000B7056" w:rsidRPr="00383028" w:rsidRDefault="000B7056"/>
    <w:p w14:paraId="195AFBBA" w14:textId="77777777" w:rsidR="000B7056" w:rsidRPr="00383028" w:rsidRDefault="000B7056"/>
    <w:p w14:paraId="48337166" w14:textId="4E74E41C" w:rsidR="00A20715" w:rsidRPr="00383028" w:rsidRDefault="00A20715">
      <w:r w:rsidRPr="00383028">
        <w:t>Appendix B: Alignment of the adapted STEM-PQA measure to the aspects of work with data.</w:t>
      </w:r>
    </w:p>
    <w:tbl>
      <w:tblPr>
        <w:tblStyle w:val="PlainTable2"/>
        <w:tblW w:w="0" w:type="auto"/>
        <w:jc w:val="center"/>
        <w:tblBorders>
          <w:top w:val="none" w:sz="0" w:space="0" w:color="auto"/>
          <w:bottom w:val="none" w:sz="0" w:space="0" w:color="auto"/>
        </w:tblBorders>
        <w:tblLook w:val="0600" w:firstRow="0" w:lastRow="0" w:firstColumn="0" w:lastColumn="0" w:noHBand="1" w:noVBand="1"/>
      </w:tblPr>
      <w:tblGrid>
        <w:gridCol w:w="2344"/>
        <w:gridCol w:w="2238"/>
        <w:gridCol w:w="4822"/>
      </w:tblGrid>
      <w:tr w:rsidR="00A20715" w:rsidRPr="00383028" w14:paraId="5A6707AE" w14:textId="77777777" w:rsidTr="008A5EBC">
        <w:trPr>
          <w:trHeight w:val="500"/>
          <w:jc w:val="center"/>
        </w:trPr>
        <w:tc>
          <w:tcPr>
            <w:tcW w:w="0" w:type="auto"/>
            <w:tcBorders>
              <w:top w:val="single" w:sz="4" w:space="0" w:color="auto"/>
              <w:bottom w:val="single" w:sz="4" w:space="0" w:color="auto"/>
            </w:tcBorders>
          </w:tcPr>
          <w:p w14:paraId="78921FDB" w14:textId="77777777" w:rsidR="00A20715" w:rsidRPr="00383028" w:rsidRDefault="00A20715" w:rsidP="008A5EBC">
            <w:pPr>
              <w:pStyle w:val="BodyText"/>
              <w:spacing w:line="240" w:lineRule="auto"/>
              <w:ind w:firstLine="0"/>
              <w:jc w:val="center"/>
              <w:rPr>
                <w:lang w:val="en"/>
              </w:rPr>
            </w:pPr>
            <w:r w:rsidRPr="00383028">
              <w:rPr>
                <w:lang w:val="en"/>
              </w:rPr>
              <w:lastRenderedPageBreak/>
              <w:t>Aspect of Work With Data</w:t>
            </w:r>
          </w:p>
        </w:tc>
        <w:tc>
          <w:tcPr>
            <w:tcW w:w="0" w:type="auto"/>
            <w:tcBorders>
              <w:top w:val="single" w:sz="4" w:space="0" w:color="auto"/>
              <w:bottom w:val="single" w:sz="4" w:space="0" w:color="auto"/>
            </w:tcBorders>
          </w:tcPr>
          <w:p w14:paraId="18DD118B" w14:textId="77777777" w:rsidR="00A20715" w:rsidRPr="00383028" w:rsidRDefault="00A20715" w:rsidP="008A5EBC">
            <w:pPr>
              <w:pStyle w:val="BodyText"/>
              <w:spacing w:line="240" w:lineRule="auto"/>
              <w:ind w:left="720" w:hanging="720"/>
              <w:jc w:val="center"/>
              <w:rPr>
                <w:lang w:val="en"/>
              </w:rPr>
            </w:pPr>
            <w:r w:rsidRPr="00383028">
              <w:rPr>
                <w:lang w:val="en"/>
              </w:rPr>
              <w:t>Code from the adapted STEM-PQA</w:t>
            </w:r>
          </w:p>
        </w:tc>
        <w:tc>
          <w:tcPr>
            <w:tcW w:w="0" w:type="auto"/>
            <w:tcBorders>
              <w:top w:val="single" w:sz="4" w:space="0" w:color="auto"/>
              <w:bottom w:val="single" w:sz="4" w:space="0" w:color="auto"/>
            </w:tcBorders>
          </w:tcPr>
          <w:p w14:paraId="73F6B412" w14:textId="77777777" w:rsidR="00A20715" w:rsidRPr="00383028" w:rsidRDefault="00A20715" w:rsidP="008A5EBC">
            <w:pPr>
              <w:pStyle w:val="BodyText"/>
              <w:spacing w:line="240" w:lineRule="auto"/>
              <w:ind w:left="720" w:hanging="720"/>
              <w:jc w:val="center"/>
              <w:rPr>
                <w:lang w:val="en"/>
              </w:rPr>
            </w:pPr>
            <w:r w:rsidRPr="00383028">
              <w:rPr>
                <w:lang w:val="en"/>
              </w:rPr>
              <w:t>Code from the adapted STEM-PQA Description</w:t>
            </w:r>
          </w:p>
        </w:tc>
      </w:tr>
      <w:tr w:rsidR="00A20715" w:rsidRPr="00383028" w14:paraId="2B9AB173" w14:textId="77777777" w:rsidTr="008A5EBC">
        <w:trPr>
          <w:trHeight w:val="1060"/>
          <w:jc w:val="center"/>
        </w:trPr>
        <w:tc>
          <w:tcPr>
            <w:tcW w:w="0" w:type="auto"/>
            <w:tcBorders>
              <w:top w:val="single" w:sz="4" w:space="0" w:color="auto"/>
            </w:tcBorders>
          </w:tcPr>
          <w:p w14:paraId="3D9E82D7" w14:textId="77777777" w:rsidR="00A20715" w:rsidRPr="00383028" w:rsidRDefault="00A20715" w:rsidP="008A5EBC">
            <w:pPr>
              <w:pStyle w:val="BodyText"/>
              <w:spacing w:line="240" w:lineRule="auto"/>
              <w:ind w:firstLine="0"/>
              <w:jc w:val="center"/>
              <w:rPr>
                <w:lang w:val="en"/>
              </w:rPr>
            </w:pPr>
            <w:r w:rsidRPr="00383028">
              <w:rPr>
                <w:lang w:val="en"/>
              </w:rPr>
              <w:t>Asking questions or defining problems</w:t>
            </w:r>
          </w:p>
        </w:tc>
        <w:tc>
          <w:tcPr>
            <w:tcW w:w="0" w:type="auto"/>
            <w:tcBorders>
              <w:top w:val="single" w:sz="4" w:space="0" w:color="auto"/>
            </w:tcBorders>
          </w:tcPr>
          <w:p w14:paraId="050E49C7" w14:textId="77777777" w:rsidR="00A20715" w:rsidRPr="00383028" w:rsidRDefault="00A20715" w:rsidP="008A5EBC">
            <w:pPr>
              <w:pStyle w:val="BodyText"/>
              <w:spacing w:line="240" w:lineRule="auto"/>
              <w:ind w:left="720" w:hanging="720"/>
              <w:jc w:val="center"/>
              <w:rPr>
                <w:lang w:val="en"/>
              </w:rPr>
            </w:pPr>
            <w:r w:rsidRPr="00383028">
              <w:rPr>
                <w:lang w:val="en"/>
              </w:rPr>
              <w:t>Prediction</w:t>
            </w:r>
          </w:p>
        </w:tc>
        <w:tc>
          <w:tcPr>
            <w:tcW w:w="0" w:type="auto"/>
            <w:tcBorders>
              <w:top w:val="single" w:sz="4" w:space="0" w:color="auto"/>
            </w:tcBorders>
          </w:tcPr>
          <w:p w14:paraId="1030F857" w14:textId="77777777" w:rsidR="00A20715" w:rsidRPr="00383028" w:rsidRDefault="00A20715" w:rsidP="008A5EBC">
            <w:pPr>
              <w:pStyle w:val="BodyText"/>
              <w:spacing w:line="240" w:lineRule="auto"/>
              <w:ind w:left="-72" w:firstLine="0"/>
              <w:jc w:val="center"/>
              <w:rPr>
                <w:lang w:val="en"/>
              </w:rPr>
            </w:pPr>
            <w:r w:rsidRPr="00383028">
              <w:rPr>
                <w:lang w:val="en"/>
              </w:rPr>
              <w:t>Staff ask youth to make predictions, conjectures, or hypotheses</w:t>
            </w:r>
          </w:p>
          <w:p w14:paraId="41B3D90D" w14:textId="77777777" w:rsidR="00A20715" w:rsidRPr="00383028" w:rsidRDefault="00A20715" w:rsidP="008A5EBC">
            <w:pPr>
              <w:pStyle w:val="BodyText"/>
              <w:spacing w:line="240" w:lineRule="auto"/>
              <w:ind w:left="-72" w:firstLine="0"/>
              <w:jc w:val="center"/>
              <w:rPr>
                <w:lang w:val="en"/>
              </w:rPr>
            </w:pPr>
          </w:p>
        </w:tc>
      </w:tr>
      <w:tr w:rsidR="00A20715" w:rsidRPr="00383028" w14:paraId="67C57F7C" w14:textId="77777777" w:rsidTr="008A5EBC">
        <w:trPr>
          <w:trHeight w:val="1060"/>
          <w:jc w:val="center"/>
        </w:trPr>
        <w:tc>
          <w:tcPr>
            <w:tcW w:w="0" w:type="auto"/>
          </w:tcPr>
          <w:p w14:paraId="68964791" w14:textId="77777777" w:rsidR="00A20715" w:rsidRPr="00383028" w:rsidRDefault="00A20715" w:rsidP="008A5EBC">
            <w:pPr>
              <w:pStyle w:val="BodyText"/>
              <w:spacing w:line="240" w:lineRule="auto"/>
              <w:ind w:firstLine="0"/>
              <w:jc w:val="center"/>
              <w:rPr>
                <w:lang w:val="en"/>
              </w:rPr>
            </w:pPr>
            <w:r w:rsidRPr="00383028">
              <w:rPr>
                <w:lang w:val="en"/>
              </w:rPr>
              <w:t>Making observations</w:t>
            </w:r>
          </w:p>
        </w:tc>
        <w:tc>
          <w:tcPr>
            <w:tcW w:w="0" w:type="auto"/>
          </w:tcPr>
          <w:p w14:paraId="684467C1" w14:textId="77777777" w:rsidR="00A20715" w:rsidRPr="00383028" w:rsidRDefault="00A20715" w:rsidP="008A5EBC">
            <w:pPr>
              <w:pStyle w:val="BodyText"/>
              <w:spacing w:line="240" w:lineRule="auto"/>
              <w:ind w:left="720" w:hanging="720"/>
              <w:jc w:val="center"/>
              <w:rPr>
                <w:lang w:val="en"/>
              </w:rPr>
            </w:pPr>
            <w:r w:rsidRPr="00383028">
              <w:rPr>
                <w:lang w:val="en"/>
              </w:rPr>
              <w:t>Classification</w:t>
            </w:r>
          </w:p>
        </w:tc>
        <w:tc>
          <w:tcPr>
            <w:tcW w:w="0" w:type="auto"/>
          </w:tcPr>
          <w:p w14:paraId="234D4E67"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using classification and abstraction, linking concrete examples to principles, laws, categories, and formulas</w:t>
            </w:r>
          </w:p>
        </w:tc>
      </w:tr>
      <w:tr w:rsidR="00A20715" w:rsidRPr="00383028" w14:paraId="3A55346D" w14:textId="77777777" w:rsidTr="008A5EBC">
        <w:trPr>
          <w:trHeight w:val="1060"/>
          <w:jc w:val="center"/>
        </w:trPr>
        <w:tc>
          <w:tcPr>
            <w:tcW w:w="0" w:type="auto"/>
          </w:tcPr>
          <w:p w14:paraId="1EB8AF7C" w14:textId="77777777" w:rsidR="00A20715" w:rsidRPr="00383028" w:rsidRDefault="00A20715" w:rsidP="008A5EBC">
            <w:pPr>
              <w:pStyle w:val="BodyText"/>
              <w:spacing w:line="240" w:lineRule="auto"/>
              <w:ind w:firstLine="0"/>
              <w:jc w:val="center"/>
              <w:rPr>
                <w:lang w:val="en"/>
              </w:rPr>
            </w:pPr>
            <w:r w:rsidRPr="00383028">
              <w:rPr>
                <w:lang w:val="en"/>
              </w:rPr>
              <w:t>Generating data</w:t>
            </w:r>
          </w:p>
        </w:tc>
        <w:tc>
          <w:tcPr>
            <w:tcW w:w="0" w:type="auto"/>
          </w:tcPr>
          <w:p w14:paraId="2E30F00E" w14:textId="77777777" w:rsidR="00A20715" w:rsidRPr="00383028" w:rsidRDefault="00A20715" w:rsidP="008A5EBC">
            <w:pPr>
              <w:pStyle w:val="BodyText"/>
              <w:spacing w:line="240" w:lineRule="auto"/>
              <w:ind w:left="720" w:hanging="720"/>
              <w:jc w:val="center"/>
              <w:rPr>
                <w:lang w:val="en"/>
              </w:rPr>
            </w:pPr>
            <w:r w:rsidRPr="00383028">
              <w:rPr>
                <w:lang w:val="en"/>
              </w:rPr>
              <w:t>Measurement</w:t>
            </w:r>
          </w:p>
          <w:p w14:paraId="267611EB" w14:textId="77777777" w:rsidR="00A20715" w:rsidRPr="00383028" w:rsidRDefault="00A20715" w:rsidP="008A5EBC">
            <w:pPr>
              <w:pStyle w:val="BodyText"/>
              <w:spacing w:line="240" w:lineRule="auto"/>
              <w:ind w:left="720" w:hanging="720"/>
              <w:jc w:val="center"/>
              <w:rPr>
                <w:lang w:val="en"/>
              </w:rPr>
            </w:pPr>
          </w:p>
          <w:p w14:paraId="1A9A2D21" w14:textId="77777777" w:rsidR="00A20715" w:rsidRPr="00383028" w:rsidRDefault="00A20715" w:rsidP="008A5EBC">
            <w:pPr>
              <w:pStyle w:val="BodyText"/>
              <w:spacing w:line="240" w:lineRule="auto"/>
              <w:ind w:left="720" w:hanging="720"/>
              <w:jc w:val="center"/>
              <w:rPr>
                <w:lang w:val="en"/>
              </w:rPr>
            </w:pPr>
            <w:r w:rsidRPr="00383028">
              <w:rPr>
                <w:lang w:val="en"/>
              </w:rPr>
              <w:t>Precision</w:t>
            </w:r>
          </w:p>
        </w:tc>
        <w:tc>
          <w:tcPr>
            <w:tcW w:w="0" w:type="auto"/>
          </w:tcPr>
          <w:p w14:paraId="27C20CC7"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collecting data or measuring</w:t>
            </w:r>
          </w:p>
          <w:p w14:paraId="5A70F433" w14:textId="77777777" w:rsidR="00A20715" w:rsidRPr="00383028" w:rsidRDefault="00A20715" w:rsidP="008A5EBC">
            <w:pPr>
              <w:pStyle w:val="BodyText"/>
              <w:spacing w:line="240" w:lineRule="auto"/>
              <w:ind w:left="-72" w:firstLine="0"/>
              <w:jc w:val="center"/>
              <w:rPr>
                <w:lang w:val="en"/>
              </w:rPr>
            </w:pPr>
            <w:r w:rsidRPr="00383028">
              <w:rPr>
                <w:lang w:val="en"/>
              </w:rPr>
              <w:t>Staff highlight value of precision and accuracy in measuring, observing, recording, or calculating</w:t>
            </w:r>
          </w:p>
        </w:tc>
      </w:tr>
      <w:tr w:rsidR="00A20715" w:rsidRPr="00383028" w14:paraId="08D9AF1D" w14:textId="77777777" w:rsidTr="008A5EBC">
        <w:trPr>
          <w:trHeight w:val="1060"/>
          <w:jc w:val="center"/>
        </w:trPr>
        <w:tc>
          <w:tcPr>
            <w:tcW w:w="0" w:type="auto"/>
          </w:tcPr>
          <w:p w14:paraId="71C902A6" w14:textId="77777777" w:rsidR="00A20715" w:rsidRPr="00383028" w:rsidRDefault="00A20715" w:rsidP="008A5EBC">
            <w:pPr>
              <w:pStyle w:val="BodyText"/>
              <w:spacing w:line="240" w:lineRule="auto"/>
              <w:ind w:firstLine="0"/>
              <w:jc w:val="center"/>
              <w:rPr>
                <w:lang w:val="en"/>
              </w:rPr>
            </w:pPr>
            <w:r w:rsidRPr="00383028">
              <w:rPr>
                <w:lang w:val="en"/>
              </w:rPr>
              <w:t>Modeling data</w:t>
            </w:r>
          </w:p>
        </w:tc>
        <w:tc>
          <w:tcPr>
            <w:tcW w:w="0" w:type="auto"/>
          </w:tcPr>
          <w:p w14:paraId="47779E54" w14:textId="77777777" w:rsidR="00A20715" w:rsidRPr="00383028" w:rsidRDefault="00A20715" w:rsidP="008A5EBC">
            <w:pPr>
              <w:pStyle w:val="BodyText"/>
              <w:spacing w:line="240" w:lineRule="auto"/>
              <w:ind w:left="720" w:hanging="720"/>
              <w:jc w:val="center"/>
              <w:rPr>
                <w:lang w:val="en"/>
              </w:rPr>
            </w:pPr>
            <w:r w:rsidRPr="00383028">
              <w:rPr>
                <w:lang w:val="en"/>
              </w:rPr>
              <w:t>Model</w:t>
            </w:r>
          </w:p>
        </w:tc>
        <w:tc>
          <w:tcPr>
            <w:tcW w:w="0" w:type="auto"/>
          </w:tcPr>
          <w:p w14:paraId="5301D874"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tc>
      </w:tr>
      <w:tr w:rsidR="00A20715" w:rsidRPr="00383028" w14:paraId="767D646B" w14:textId="77777777" w:rsidTr="008A5EBC">
        <w:trPr>
          <w:trHeight w:val="1060"/>
          <w:jc w:val="center"/>
        </w:trPr>
        <w:tc>
          <w:tcPr>
            <w:tcW w:w="0" w:type="auto"/>
          </w:tcPr>
          <w:p w14:paraId="221F9E44" w14:textId="77777777" w:rsidR="00A20715" w:rsidRPr="00383028" w:rsidRDefault="00A20715" w:rsidP="008A5EBC">
            <w:pPr>
              <w:pStyle w:val="BodyText"/>
              <w:spacing w:line="240" w:lineRule="auto"/>
              <w:ind w:firstLine="0"/>
              <w:jc w:val="center"/>
              <w:rPr>
                <w:lang w:val="en"/>
              </w:rPr>
            </w:pPr>
            <w:r w:rsidRPr="00383028">
              <w:rPr>
                <w:lang w:val="en"/>
              </w:rPr>
              <w:t>Interpreting and communicating findings</w:t>
            </w:r>
          </w:p>
        </w:tc>
        <w:tc>
          <w:tcPr>
            <w:tcW w:w="0" w:type="auto"/>
          </w:tcPr>
          <w:p w14:paraId="3207490E" w14:textId="77777777" w:rsidR="00A20715" w:rsidRPr="00383028" w:rsidRDefault="00A20715" w:rsidP="008A5EBC">
            <w:pPr>
              <w:pStyle w:val="BodyText"/>
              <w:spacing w:line="240" w:lineRule="auto"/>
              <w:ind w:left="720" w:hanging="720"/>
              <w:jc w:val="center"/>
              <w:rPr>
                <w:lang w:val="en"/>
              </w:rPr>
            </w:pPr>
            <w:r w:rsidRPr="00383028">
              <w:rPr>
                <w:lang w:val="en"/>
              </w:rPr>
              <w:t>Use of symbols</w:t>
            </w:r>
          </w:p>
          <w:p w14:paraId="5C8A7A52" w14:textId="77777777" w:rsidR="00A20715" w:rsidRPr="00383028" w:rsidRDefault="00A20715" w:rsidP="008A5EBC">
            <w:pPr>
              <w:pStyle w:val="BodyText"/>
              <w:spacing w:line="240" w:lineRule="auto"/>
              <w:ind w:left="720" w:hanging="720"/>
              <w:jc w:val="center"/>
              <w:rPr>
                <w:lang w:val="en"/>
              </w:rPr>
            </w:pPr>
          </w:p>
          <w:p w14:paraId="47838CA2" w14:textId="77777777" w:rsidR="00A20715" w:rsidRPr="00383028" w:rsidRDefault="00A20715" w:rsidP="008A5EBC">
            <w:pPr>
              <w:pStyle w:val="BodyText"/>
              <w:spacing w:line="240" w:lineRule="auto"/>
              <w:ind w:left="720" w:hanging="720"/>
              <w:jc w:val="center"/>
              <w:rPr>
                <w:lang w:val="en"/>
              </w:rPr>
            </w:pPr>
          </w:p>
          <w:p w14:paraId="1CB6EB76" w14:textId="77777777" w:rsidR="00A20715" w:rsidRPr="00383028" w:rsidRDefault="00A20715" w:rsidP="008A5EBC">
            <w:pPr>
              <w:pStyle w:val="BodyText"/>
              <w:spacing w:line="240" w:lineRule="auto"/>
              <w:ind w:left="720" w:hanging="720"/>
              <w:jc w:val="center"/>
              <w:rPr>
                <w:lang w:val="en"/>
              </w:rPr>
            </w:pPr>
            <w:r w:rsidRPr="00383028">
              <w:rPr>
                <w:lang w:val="en"/>
              </w:rPr>
              <w:t>Analysis</w:t>
            </w:r>
          </w:p>
        </w:tc>
        <w:tc>
          <w:tcPr>
            <w:tcW w:w="0" w:type="auto"/>
          </w:tcPr>
          <w:p w14:paraId="3073C1B8"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p w14:paraId="63DB7DFE" w14:textId="77777777" w:rsidR="00A20715" w:rsidRPr="00383028" w:rsidRDefault="00A20715" w:rsidP="008A5EBC">
            <w:pPr>
              <w:pStyle w:val="BodyText"/>
              <w:spacing w:line="240" w:lineRule="auto"/>
              <w:ind w:left="-72" w:firstLine="0"/>
              <w:jc w:val="center"/>
              <w:rPr>
                <w:lang w:val="en"/>
              </w:rPr>
            </w:pPr>
            <w:r w:rsidRPr="00383028">
              <w:rPr>
                <w:lang w:val="en"/>
              </w:rPr>
              <w:t>Staff support youth in conveying STEM concepts through symbols, models, or other nonverbal language</w:t>
            </w:r>
          </w:p>
        </w:tc>
      </w:tr>
    </w:tbl>
    <w:p w14:paraId="62163152" w14:textId="6654C1E0" w:rsidR="00227265" w:rsidRPr="00383028" w:rsidRDefault="00227265" w:rsidP="00A20715"/>
    <w:sectPr w:rsidR="00227265" w:rsidRPr="00383028" w:rsidSect="00331748">
      <w:headerReference w:type="even" r:id="rId20"/>
      <w:headerReference w:type="default" r:id="rId21"/>
      <w:headerReference w:type="first" r:id="rId22"/>
      <w:pgSz w:w="12240" w:h="15840"/>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BD2FB" w14:textId="77777777" w:rsidR="00620B09" w:rsidRDefault="00620B09">
      <w:r>
        <w:separator/>
      </w:r>
    </w:p>
  </w:endnote>
  <w:endnote w:type="continuationSeparator" w:id="0">
    <w:p w14:paraId="00A6353E" w14:textId="77777777" w:rsidR="00620B09" w:rsidRDefault="00620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F47A5" w14:textId="77777777" w:rsidR="00620B09" w:rsidRDefault="00620B09">
      <w:r>
        <w:separator/>
      </w:r>
    </w:p>
  </w:footnote>
  <w:footnote w:type="continuationSeparator" w:id="0">
    <w:p w14:paraId="63EB04F6" w14:textId="77777777" w:rsidR="00620B09" w:rsidRDefault="00620B09">
      <w:r>
        <w:continuationSeparator/>
      </w:r>
    </w:p>
  </w:footnote>
  <w:footnote w:id="1">
    <w:p w14:paraId="3792A182" w14:textId="77777777" w:rsidR="008A5EBC" w:rsidRDefault="008A5EBC"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8A5EBC" w:rsidRDefault="008A5EBC"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8A5EBC" w:rsidRDefault="008A5EBC"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8A5EBC" w:rsidRDefault="008A5EBC"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3A9C"/>
    <w:rsid w:val="00015E30"/>
    <w:rsid w:val="00016DE1"/>
    <w:rsid w:val="00020F54"/>
    <w:rsid w:val="000220CB"/>
    <w:rsid w:val="0002231D"/>
    <w:rsid w:val="00025E5A"/>
    <w:rsid w:val="00044028"/>
    <w:rsid w:val="00047CA0"/>
    <w:rsid w:val="000626A2"/>
    <w:rsid w:val="00074473"/>
    <w:rsid w:val="00081D37"/>
    <w:rsid w:val="00084BC1"/>
    <w:rsid w:val="00090065"/>
    <w:rsid w:val="00093BF5"/>
    <w:rsid w:val="00097511"/>
    <w:rsid w:val="000A08D2"/>
    <w:rsid w:val="000B7056"/>
    <w:rsid w:val="000D7B73"/>
    <w:rsid w:val="000E105D"/>
    <w:rsid w:val="000E2766"/>
    <w:rsid w:val="00103E10"/>
    <w:rsid w:val="00111C7E"/>
    <w:rsid w:val="0011380E"/>
    <w:rsid w:val="0012000E"/>
    <w:rsid w:val="00124A05"/>
    <w:rsid w:val="0013290A"/>
    <w:rsid w:val="00133551"/>
    <w:rsid w:val="00135BB5"/>
    <w:rsid w:val="001418CA"/>
    <w:rsid w:val="001526C9"/>
    <w:rsid w:val="00155390"/>
    <w:rsid w:val="0016307C"/>
    <w:rsid w:val="00164F92"/>
    <w:rsid w:val="00172243"/>
    <w:rsid w:val="00177B42"/>
    <w:rsid w:val="00181D8C"/>
    <w:rsid w:val="00183BF4"/>
    <w:rsid w:val="00187C0C"/>
    <w:rsid w:val="00187D3E"/>
    <w:rsid w:val="00195107"/>
    <w:rsid w:val="001974BA"/>
    <w:rsid w:val="001975FF"/>
    <w:rsid w:val="001A3A03"/>
    <w:rsid w:val="001A4CAE"/>
    <w:rsid w:val="001D2B94"/>
    <w:rsid w:val="001D4FA8"/>
    <w:rsid w:val="001D7AB3"/>
    <w:rsid w:val="001E7E52"/>
    <w:rsid w:val="001F152C"/>
    <w:rsid w:val="001F5F84"/>
    <w:rsid w:val="00216BE0"/>
    <w:rsid w:val="002216E3"/>
    <w:rsid w:val="00227265"/>
    <w:rsid w:val="00231B75"/>
    <w:rsid w:val="0023797A"/>
    <w:rsid w:val="002574A8"/>
    <w:rsid w:val="00260D53"/>
    <w:rsid w:val="00261612"/>
    <w:rsid w:val="00265F7D"/>
    <w:rsid w:val="0026634E"/>
    <w:rsid w:val="00266AD6"/>
    <w:rsid w:val="002704D5"/>
    <w:rsid w:val="0027285A"/>
    <w:rsid w:val="0027583B"/>
    <w:rsid w:val="0028354C"/>
    <w:rsid w:val="00291F87"/>
    <w:rsid w:val="002B5706"/>
    <w:rsid w:val="002D0490"/>
    <w:rsid w:val="002D3631"/>
    <w:rsid w:val="002E0CE8"/>
    <w:rsid w:val="002E18DA"/>
    <w:rsid w:val="002E4AF3"/>
    <w:rsid w:val="002E5BB8"/>
    <w:rsid w:val="00302ECC"/>
    <w:rsid w:val="00306F4F"/>
    <w:rsid w:val="00331748"/>
    <w:rsid w:val="0033554E"/>
    <w:rsid w:val="0035006E"/>
    <w:rsid w:val="003604E7"/>
    <w:rsid w:val="00381ED6"/>
    <w:rsid w:val="00383028"/>
    <w:rsid w:val="00394620"/>
    <w:rsid w:val="003A13D6"/>
    <w:rsid w:val="003A5EB9"/>
    <w:rsid w:val="003B175F"/>
    <w:rsid w:val="003B6CAC"/>
    <w:rsid w:val="003C7579"/>
    <w:rsid w:val="003D596A"/>
    <w:rsid w:val="003D7849"/>
    <w:rsid w:val="003F603A"/>
    <w:rsid w:val="00402B57"/>
    <w:rsid w:val="0040382F"/>
    <w:rsid w:val="00411C72"/>
    <w:rsid w:val="0041479C"/>
    <w:rsid w:val="00425F39"/>
    <w:rsid w:val="00431368"/>
    <w:rsid w:val="004335CE"/>
    <w:rsid w:val="0043434E"/>
    <w:rsid w:val="004413EB"/>
    <w:rsid w:val="00451603"/>
    <w:rsid w:val="00465C86"/>
    <w:rsid w:val="00480FAA"/>
    <w:rsid w:val="00482014"/>
    <w:rsid w:val="0048220D"/>
    <w:rsid w:val="004A3567"/>
    <w:rsid w:val="004B2B20"/>
    <w:rsid w:val="004C2FE4"/>
    <w:rsid w:val="004E0D1C"/>
    <w:rsid w:val="004E29B3"/>
    <w:rsid w:val="004F071D"/>
    <w:rsid w:val="004F2855"/>
    <w:rsid w:val="0050752B"/>
    <w:rsid w:val="00516FFE"/>
    <w:rsid w:val="005262C9"/>
    <w:rsid w:val="005265BD"/>
    <w:rsid w:val="005329FC"/>
    <w:rsid w:val="00536A26"/>
    <w:rsid w:val="0054309C"/>
    <w:rsid w:val="00547A38"/>
    <w:rsid w:val="00547E89"/>
    <w:rsid w:val="00554A3B"/>
    <w:rsid w:val="00562672"/>
    <w:rsid w:val="00564D60"/>
    <w:rsid w:val="005731F8"/>
    <w:rsid w:val="0057681E"/>
    <w:rsid w:val="0057717F"/>
    <w:rsid w:val="00580184"/>
    <w:rsid w:val="00580C0B"/>
    <w:rsid w:val="00581BD4"/>
    <w:rsid w:val="00581EF4"/>
    <w:rsid w:val="00582962"/>
    <w:rsid w:val="00584F6C"/>
    <w:rsid w:val="00590D07"/>
    <w:rsid w:val="005B3968"/>
    <w:rsid w:val="005B5E88"/>
    <w:rsid w:val="005D09D0"/>
    <w:rsid w:val="005D0F1F"/>
    <w:rsid w:val="005D3FC0"/>
    <w:rsid w:val="005D5A9F"/>
    <w:rsid w:val="005D6892"/>
    <w:rsid w:val="005E042A"/>
    <w:rsid w:val="005E7FA8"/>
    <w:rsid w:val="005F327F"/>
    <w:rsid w:val="005F3958"/>
    <w:rsid w:val="00604D76"/>
    <w:rsid w:val="00612463"/>
    <w:rsid w:val="0061478A"/>
    <w:rsid w:val="00620B09"/>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C5C"/>
    <w:rsid w:val="006B0F3B"/>
    <w:rsid w:val="006B19D2"/>
    <w:rsid w:val="006B6F54"/>
    <w:rsid w:val="006C61AA"/>
    <w:rsid w:val="006D07E6"/>
    <w:rsid w:val="006D5012"/>
    <w:rsid w:val="006D5D20"/>
    <w:rsid w:val="006E715B"/>
    <w:rsid w:val="006F4720"/>
    <w:rsid w:val="0070446F"/>
    <w:rsid w:val="00705957"/>
    <w:rsid w:val="007075AE"/>
    <w:rsid w:val="007078EA"/>
    <w:rsid w:val="00707A7D"/>
    <w:rsid w:val="0072150A"/>
    <w:rsid w:val="00730760"/>
    <w:rsid w:val="007402C3"/>
    <w:rsid w:val="00744518"/>
    <w:rsid w:val="00745C52"/>
    <w:rsid w:val="00766011"/>
    <w:rsid w:val="00766F13"/>
    <w:rsid w:val="0076729B"/>
    <w:rsid w:val="007678FD"/>
    <w:rsid w:val="0078237A"/>
    <w:rsid w:val="00784D58"/>
    <w:rsid w:val="00791196"/>
    <w:rsid w:val="007953FA"/>
    <w:rsid w:val="007A58E6"/>
    <w:rsid w:val="007A7AA5"/>
    <w:rsid w:val="007B1132"/>
    <w:rsid w:val="007B23E0"/>
    <w:rsid w:val="007B4324"/>
    <w:rsid w:val="007D43E3"/>
    <w:rsid w:val="007E20DE"/>
    <w:rsid w:val="007E2DC9"/>
    <w:rsid w:val="007F0931"/>
    <w:rsid w:val="007F207C"/>
    <w:rsid w:val="007F2671"/>
    <w:rsid w:val="007F3D51"/>
    <w:rsid w:val="00804DDA"/>
    <w:rsid w:val="00811447"/>
    <w:rsid w:val="00814BB4"/>
    <w:rsid w:val="00824C68"/>
    <w:rsid w:val="0083394E"/>
    <w:rsid w:val="00845BAC"/>
    <w:rsid w:val="0084775F"/>
    <w:rsid w:val="00860329"/>
    <w:rsid w:val="00863219"/>
    <w:rsid w:val="0086544D"/>
    <w:rsid w:val="008662B1"/>
    <w:rsid w:val="00883B41"/>
    <w:rsid w:val="00891137"/>
    <w:rsid w:val="00893C87"/>
    <w:rsid w:val="00895052"/>
    <w:rsid w:val="00896598"/>
    <w:rsid w:val="008A2EF7"/>
    <w:rsid w:val="008A5EBC"/>
    <w:rsid w:val="008B356E"/>
    <w:rsid w:val="008B4CBF"/>
    <w:rsid w:val="008C45F6"/>
    <w:rsid w:val="008C67FA"/>
    <w:rsid w:val="008D6863"/>
    <w:rsid w:val="008E04E0"/>
    <w:rsid w:val="008E7B0B"/>
    <w:rsid w:val="008F014D"/>
    <w:rsid w:val="008F1D2C"/>
    <w:rsid w:val="008F6290"/>
    <w:rsid w:val="008F6B62"/>
    <w:rsid w:val="00900650"/>
    <w:rsid w:val="00902132"/>
    <w:rsid w:val="0091385E"/>
    <w:rsid w:val="0091513B"/>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1DAA"/>
    <w:rsid w:val="009C5142"/>
    <w:rsid w:val="009E19B1"/>
    <w:rsid w:val="009F1823"/>
    <w:rsid w:val="009F1D1D"/>
    <w:rsid w:val="009F2C5E"/>
    <w:rsid w:val="009F760E"/>
    <w:rsid w:val="00A05DB7"/>
    <w:rsid w:val="00A10FB3"/>
    <w:rsid w:val="00A20715"/>
    <w:rsid w:val="00A2143C"/>
    <w:rsid w:val="00A23CC5"/>
    <w:rsid w:val="00A23D5F"/>
    <w:rsid w:val="00A44F4C"/>
    <w:rsid w:val="00A4678E"/>
    <w:rsid w:val="00A57FE8"/>
    <w:rsid w:val="00A61394"/>
    <w:rsid w:val="00A625CD"/>
    <w:rsid w:val="00A647A7"/>
    <w:rsid w:val="00A654FC"/>
    <w:rsid w:val="00A67428"/>
    <w:rsid w:val="00A71C18"/>
    <w:rsid w:val="00A726EB"/>
    <w:rsid w:val="00A865F2"/>
    <w:rsid w:val="00A94B50"/>
    <w:rsid w:val="00A96451"/>
    <w:rsid w:val="00AA2A24"/>
    <w:rsid w:val="00AA2A4E"/>
    <w:rsid w:val="00AB0C80"/>
    <w:rsid w:val="00AC194B"/>
    <w:rsid w:val="00AD01F2"/>
    <w:rsid w:val="00AD3B41"/>
    <w:rsid w:val="00AE0376"/>
    <w:rsid w:val="00AE16CF"/>
    <w:rsid w:val="00AE3C4C"/>
    <w:rsid w:val="00AE72C6"/>
    <w:rsid w:val="00AE7D63"/>
    <w:rsid w:val="00B04677"/>
    <w:rsid w:val="00B073EF"/>
    <w:rsid w:val="00B07E69"/>
    <w:rsid w:val="00B15A23"/>
    <w:rsid w:val="00B22B40"/>
    <w:rsid w:val="00B26B8E"/>
    <w:rsid w:val="00B27C1B"/>
    <w:rsid w:val="00B312A4"/>
    <w:rsid w:val="00B343D4"/>
    <w:rsid w:val="00B370CA"/>
    <w:rsid w:val="00B4387B"/>
    <w:rsid w:val="00B45912"/>
    <w:rsid w:val="00B50FD7"/>
    <w:rsid w:val="00B523C9"/>
    <w:rsid w:val="00B5675A"/>
    <w:rsid w:val="00B65E02"/>
    <w:rsid w:val="00B737FC"/>
    <w:rsid w:val="00B764F4"/>
    <w:rsid w:val="00B76D4C"/>
    <w:rsid w:val="00B8090B"/>
    <w:rsid w:val="00B86B75"/>
    <w:rsid w:val="00B87979"/>
    <w:rsid w:val="00B95BE3"/>
    <w:rsid w:val="00BA47FB"/>
    <w:rsid w:val="00BB3A26"/>
    <w:rsid w:val="00BB442E"/>
    <w:rsid w:val="00BB55A3"/>
    <w:rsid w:val="00BC48D5"/>
    <w:rsid w:val="00BD03CC"/>
    <w:rsid w:val="00BD1AC0"/>
    <w:rsid w:val="00BE0D96"/>
    <w:rsid w:val="00BE2F01"/>
    <w:rsid w:val="00BE33D3"/>
    <w:rsid w:val="00BE3AB5"/>
    <w:rsid w:val="00BE59E9"/>
    <w:rsid w:val="00BF2B9D"/>
    <w:rsid w:val="00BF6C25"/>
    <w:rsid w:val="00C055D0"/>
    <w:rsid w:val="00C12241"/>
    <w:rsid w:val="00C14C9F"/>
    <w:rsid w:val="00C152DA"/>
    <w:rsid w:val="00C221CE"/>
    <w:rsid w:val="00C23B0E"/>
    <w:rsid w:val="00C33880"/>
    <w:rsid w:val="00C36279"/>
    <w:rsid w:val="00C41A65"/>
    <w:rsid w:val="00C4379F"/>
    <w:rsid w:val="00C51B64"/>
    <w:rsid w:val="00C5326D"/>
    <w:rsid w:val="00C624C8"/>
    <w:rsid w:val="00C67779"/>
    <w:rsid w:val="00C67BB8"/>
    <w:rsid w:val="00C74E31"/>
    <w:rsid w:val="00C74FB8"/>
    <w:rsid w:val="00C80C47"/>
    <w:rsid w:val="00C85638"/>
    <w:rsid w:val="00C914CB"/>
    <w:rsid w:val="00C96B54"/>
    <w:rsid w:val="00CA0D69"/>
    <w:rsid w:val="00CA1354"/>
    <w:rsid w:val="00CA2D74"/>
    <w:rsid w:val="00CA3205"/>
    <w:rsid w:val="00CB45B0"/>
    <w:rsid w:val="00CC3E50"/>
    <w:rsid w:val="00CE583A"/>
    <w:rsid w:val="00CE6D3F"/>
    <w:rsid w:val="00CF3A84"/>
    <w:rsid w:val="00D11F90"/>
    <w:rsid w:val="00D1249C"/>
    <w:rsid w:val="00D17E96"/>
    <w:rsid w:val="00D23F81"/>
    <w:rsid w:val="00D268E9"/>
    <w:rsid w:val="00D30979"/>
    <w:rsid w:val="00D35641"/>
    <w:rsid w:val="00D357A8"/>
    <w:rsid w:val="00D40AEE"/>
    <w:rsid w:val="00D42118"/>
    <w:rsid w:val="00D44196"/>
    <w:rsid w:val="00D476FE"/>
    <w:rsid w:val="00D608BD"/>
    <w:rsid w:val="00D61643"/>
    <w:rsid w:val="00D6711A"/>
    <w:rsid w:val="00D77623"/>
    <w:rsid w:val="00D77F57"/>
    <w:rsid w:val="00D80752"/>
    <w:rsid w:val="00D82E8F"/>
    <w:rsid w:val="00D840F8"/>
    <w:rsid w:val="00DA4DDC"/>
    <w:rsid w:val="00DB52CA"/>
    <w:rsid w:val="00DC02DF"/>
    <w:rsid w:val="00DC623F"/>
    <w:rsid w:val="00DC639B"/>
    <w:rsid w:val="00DD2292"/>
    <w:rsid w:val="00DD29E1"/>
    <w:rsid w:val="00DD354E"/>
    <w:rsid w:val="00DD7B54"/>
    <w:rsid w:val="00DE04B3"/>
    <w:rsid w:val="00DE0A53"/>
    <w:rsid w:val="00E110BA"/>
    <w:rsid w:val="00E12747"/>
    <w:rsid w:val="00E12751"/>
    <w:rsid w:val="00E14404"/>
    <w:rsid w:val="00E24F9C"/>
    <w:rsid w:val="00E315A3"/>
    <w:rsid w:val="00E31AEA"/>
    <w:rsid w:val="00E353BE"/>
    <w:rsid w:val="00E3580B"/>
    <w:rsid w:val="00E364C4"/>
    <w:rsid w:val="00E374DB"/>
    <w:rsid w:val="00E42AEE"/>
    <w:rsid w:val="00E46D7A"/>
    <w:rsid w:val="00E5456B"/>
    <w:rsid w:val="00E55A9B"/>
    <w:rsid w:val="00E5665E"/>
    <w:rsid w:val="00E621E1"/>
    <w:rsid w:val="00E6637E"/>
    <w:rsid w:val="00E70E71"/>
    <w:rsid w:val="00E739C7"/>
    <w:rsid w:val="00E92CA6"/>
    <w:rsid w:val="00EA1063"/>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13CFB"/>
    <w:rsid w:val="00F25571"/>
    <w:rsid w:val="00F301A8"/>
    <w:rsid w:val="00F41478"/>
    <w:rsid w:val="00F42C12"/>
    <w:rsid w:val="00F53B52"/>
    <w:rsid w:val="00F573F3"/>
    <w:rsid w:val="00F62C8F"/>
    <w:rsid w:val="00F76DB2"/>
    <w:rsid w:val="00F775DB"/>
    <w:rsid w:val="00F82CD2"/>
    <w:rsid w:val="00F876E1"/>
    <w:rsid w:val="00F9335B"/>
    <w:rsid w:val="00FA121C"/>
    <w:rsid w:val="00FA349E"/>
    <w:rsid w:val="00FB1344"/>
    <w:rsid w:val="00FC0016"/>
    <w:rsid w:val="00FC7D43"/>
    <w:rsid w:val="00FD0026"/>
    <w:rsid w:val="00FD3F96"/>
    <w:rsid w:val="00FE07F5"/>
    <w:rsid w:val="00FF18ED"/>
    <w:rsid w:val="00FF54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A7AA5"/>
    <w:pPr>
      <w:spacing w:after="0"/>
    </w:pPr>
    <w:rPr>
      <w:rFonts w:ascii="Times New Roman" w:eastAsia="Times New Roman" w:hAnsi="Times New Roman" w:cs="Times New Roman"/>
    </w:rPr>
  </w:style>
  <w:style w:type="paragraph" w:styleId="Heading1">
    <w:name w:val="heading 1"/>
    <w:basedOn w:val="Normal"/>
    <w:next w:val="BodyText"/>
    <w:uiPriority w:val="9"/>
    <w:qFormat/>
    <w:rsid w:val="003C3842"/>
    <w:pPr>
      <w:keepNext/>
      <w:keepLines/>
      <w:spacing w:before="480" w:line="480" w:lineRule="auto"/>
      <w:jc w:val="center"/>
      <w:outlineLvl w:val="0"/>
    </w:pPr>
    <w:rPr>
      <w:rFonts w:eastAsiaTheme="majorEastAsia"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ind w:firstLine="680"/>
      <w:outlineLvl w:val="2"/>
    </w:pPr>
    <w:rPr>
      <w:rFonts w:eastAsiaTheme="majorEastAsia"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ind w:firstLine="680"/>
      <w:outlineLvl w:val="3"/>
    </w:pPr>
    <w:rPr>
      <w:rFonts w:eastAsiaTheme="majorEastAsia"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ind w:firstLine="680"/>
      <w:outlineLvl w:val="4"/>
    </w:pPr>
    <w:rPr>
      <w:rFonts w:eastAsiaTheme="majorEastAsia" w:cstheme="majorBidi"/>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eastAsiaTheme="majorEastAsia"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szCs w:val="20"/>
    </w:rPr>
  </w:style>
  <w:style w:type="paragraph" w:styleId="Bibliography">
    <w:name w:val="Bibliography"/>
    <w:basedOn w:val="Normal"/>
    <w:qFormat/>
    <w:rsid w:val="001272F2"/>
    <w:pPr>
      <w:spacing w:line="480" w:lineRule="auto"/>
      <w:ind w:left="680" w:hanging="680"/>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style>
  <w:style w:type="paragraph" w:customStyle="1" w:styleId="ImageCaption">
    <w:name w:val="Image Caption"/>
    <w:basedOn w:val="Caption"/>
    <w:rsid w:val="003C3842"/>
    <w:pPr>
      <w:spacing w:line="480" w:lineRule="auto"/>
    </w:pPr>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line="480" w:lineRule="auto"/>
      <w:ind w:left="680"/>
    </w:pPr>
    <w:rPr>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line="480" w:lineRule="auto"/>
    </w:p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line="480" w:lineRule="auto"/>
    </w:p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 w:type="table" w:styleId="PlainTable2">
    <w:name w:val="Plain Table 2"/>
    <w:basedOn w:val="TableNormal"/>
    <w:uiPriority w:val="42"/>
    <w:rsid w:val="0022726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01670789">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11533083">
      <w:bodyDiv w:val="1"/>
      <w:marLeft w:val="0"/>
      <w:marRight w:val="0"/>
      <w:marTop w:val="0"/>
      <w:marBottom w:val="0"/>
      <w:divBdr>
        <w:top w:val="none" w:sz="0" w:space="0" w:color="auto"/>
        <w:left w:val="none" w:sz="0" w:space="0" w:color="auto"/>
        <w:bottom w:val="none" w:sz="0" w:space="0" w:color="auto"/>
        <w:right w:val="none" w:sz="0" w:space="0" w:color="auto"/>
      </w:divBdr>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652830314">
      <w:bodyDiv w:val="1"/>
      <w:marLeft w:val="0"/>
      <w:marRight w:val="0"/>
      <w:marTop w:val="0"/>
      <w:marBottom w:val="0"/>
      <w:divBdr>
        <w:top w:val="none" w:sz="0" w:space="0" w:color="auto"/>
        <w:left w:val="none" w:sz="0" w:space="0" w:color="auto"/>
        <w:bottom w:val="none" w:sz="0" w:space="0" w:color="auto"/>
        <w:right w:val="none" w:sz="0" w:space="0" w:color="auto"/>
      </w:divBdr>
    </w:div>
    <w:div w:id="654145559">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370492827">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629430622">
      <w:bodyDiv w:val="1"/>
      <w:marLeft w:val="0"/>
      <w:marRight w:val="0"/>
      <w:marTop w:val="0"/>
      <w:marBottom w:val="0"/>
      <w:divBdr>
        <w:top w:val="none" w:sz="0" w:space="0" w:color="auto"/>
        <w:left w:val="none" w:sz="0" w:space="0" w:color="auto"/>
        <w:bottom w:val="none" w:sz="0" w:space="0" w:color="auto"/>
        <w:right w:val="none" w:sz="0" w:space="0" w:color="auto"/>
      </w:divBdr>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 w:id="1946035717">
      <w:bodyDiv w:val="1"/>
      <w:marLeft w:val="0"/>
      <w:marRight w:val="0"/>
      <w:marTop w:val="0"/>
      <w:marBottom w:val="0"/>
      <w:divBdr>
        <w:top w:val="none" w:sz="0" w:space="0" w:color="auto"/>
        <w:left w:val="none" w:sz="0" w:space="0" w:color="auto"/>
        <w:bottom w:val="none" w:sz="0" w:space="0" w:color="auto"/>
        <w:right w:val="none" w:sz="0" w:space="0" w:color="auto"/>
      </w:divBdr>
      <w:divsChild>
        <w:div w:id="675304592">
          <w:marLeft w:val="0"/>
          <w:marRight w:val="0"/>
          <w:marTop w:val="0"/>
          <w:marBottom w:val="0"/>
          <w:divBdr>
            <w:top w:val="none" w:sz="0" w:space="0" w:color="auto"/>
            <w:left w:val="none" w:sz="0" w:space="0" w:color="auto"/>
            <w:bottom w:val="none" w:sz="0" w:space="0" w:color="auto"/>
            <w:right w:val="none" w:sz="0" w:space="0" w:color="auto"/>
          </w:divBdr>
        </w:div>
        <w:div w:id="866329046">
          <w:marLeft w:val="0"/>
          <w:marRight w:val="0"/>
          <w:marTop w:val="0"/>
          <w:marBottom w:val="0"/>
          <w:divBdr>
            <w:top w:val="none" w:sz="0" w:space="0" w:color="auto"/>
            <w:left w:val="none" w:sz="0" w:space="0" w:color="auto"/>
            <w:bottom w:val="none" w:sz="0" w:space="0" w:color="auto"/>
            <w:right w:val="none" w:sz="0" w:space="0" w:color="auto"/>
          </w:divBdr>
        </w:div>
        <w:div w:id="271715092">
          <w:marLeft w:val="0"/>
          <w:marRight w:val="0"/>
          <w:marTop w:val="0"/>
          <w:marBottom w:val="0"/>
          <w:divBdr>
            <w:top w:val="none" w:sz="0" w:space="0" w:color="auto"/>
            <w:left w:val="none" w:sz="0" w:space="0" w:color="auto"/>
            <w:bottom w:val="none" w:sz="0" w:space="0" w:color="auto"/>
            <w:right w:val="none" w:sz="0" w:space="0" w:color="auto"/>
          </w:divBdr>
        </w:div>
        <w:div w:id="206993594">
          <w:marLeft w:val="0"/>
          <w:marRight w:val="0"/>
          <w:marTop w:val="0"/>
          <w:marBottom w:val="0"/>
          <w:divBdr>
            <w:top w:val="none" w:sz="0" w:space="0" w:color="auto"/>
            <w:left w:val="none" w:sz="0" w:space="0" w:color="auto"/>
            <w:bottom w:val="none" w:sz="0" w:space="0" w:color="auto"/>
            <w:right w:val="none" w:sz="0" w:space="0" w:color="auto"/>
          </w:divBdr>
        </w:div>
        <w:div w:id="699234860">
          <w:marLeft w:val="0"/>
          <w:marRight w:val="0"/>
          <w:marTop w:val="0"/>
          <w:marBottom w:val="0"/>
          <w:divBdr>
            <w:top w:val="none" w:sz="0" w:space="0" w:color="auto"/>
            <w:left w:val="none" w:sz="0" w:space="0" w:color="auto"/>
            <w:bottom w:val="none" w:sz="0" w:space="0" w:color="auto"/>
            <w:right w:val="none" w:sz="0" w:space="0" w:color="auto"/>
          </w:divBdr>
        </w:div>
        <w:div w:id="610165447">
          <w:marLeft w:val="0"/>
          <w:marRight w:val="0"/>
          <w:marTop w:val="0"/>
          <w:marBottom w:val="0"/>
          <w:divBdr>
            <w:top w:val="none" w:sz="0" w:space="0" w:color="auto"/>
            <w:left w:val="none" w:sz="0" w:space="0" w:color="auto"/>
            <w:bottom w:val="none" w:sz="0" w:space="0" w:color="auto"/>
            <w:right w:val="none" w:sz="0" w:space="0" w:color="auto"/>
          </w:divBdr>
        </w:div>
        <w:div w:id="251403317">
          <w:marLeft w:val="0"/>
          <w:marRight w:val="0"/>
          <w:marTop w:val="0"/>
          <w:marBottom w:val="0"/>
          <w:divBdr>
            <w:top w:val="none" w:sz="0" w:space="0" w:color="auto"/>
            <w:left w:val="none" w:sz="0" w:space="0" w:color="auto"/>
            <w:bottom w:val="none" w:sz="0" w:space="0" w:color="auto"/>
            <w:right w:val="none" w:sz="0" w:space="0" w:color="auto"/>
          </w:divBdr>
        </w:div>
        <w:div w:id="564297016">
          <w:marLeft w:val="0"/>
          <w:marRight w:val="0"/>
          <w:marTop w:val="0"/>
          <w:marBottom w:val="0"/>
          <w:divBdr>
            <w:top w:val="none" w:sz="0" w:space="0" w:color="auto"/>
            <w:left w:val="none" w:sz="0" w:space="0" w:color="auto"/>
            <w:bottom w:val="none" w:sz="0" w:space="0" w:color="auto"/>
            <w:right w:val="none" w:sz="0" w:space="0" w:color="auto"/>
          </w:divBdr>
        </w:div>
        <w:div w:id="1944916492">
          <w:marLeft w:val="0"/>
          <w:marRight w:val="0"/>
          <w:marTop w:val="0"/>
          <w:marBottom w:val="0"/>
          <w:divBdr>
            <w:top w:val="none" w:sz="0" w:space="0" w:color="auto"/>
            <w:left w:val="none" w:sz="0" w:space="0" w:color="auto"/>
            <w:bottom w:val="none" w:sz="0" w:space="0" w:color="auto"/>
            <w:right w:val="none" w:sz="0" w:space="0" w:color="auto"/>
          </w:divBdr>
        </w:div>
        <w:div w:id="1661501296">
          <w:marLeft w:val="0"/>
          <w:marRight w:val="0"/>
          <w:marTop w:val="0"/>
          <w:marBottom w:val="0"/>
          <w:divBdr>
            <w:top w:val="none" w:sz="0" w:space="0" w:color="auto"/>
            <w:left w:val="none" w:sz="0" w:space="0" w:color="auto"/>
            <w:bottom w:val="none" w:sz="0" w:space="0" w:color="auto"/>
            <w:right w:val="none" w:sz="0" w:space="0" w:color="auto"/>
          </w:divBdr>
        </w:div>
        <w:div w:id="673260247">
          <w:marLeft w:val="0"/>
          <w:marRight w:val="0"/>
          <w:marTop w:val="0"/>
          <w:marBottom w:val="0"/>
          <w:divBdr>
            <w:top w:val="none" w:sz="0" w:space="0" w:color="auto"/>
            <w:left w:val="none" w:sz="0" w:space="0" w:color="auto"/>
            <w:bottom w:val="none" w:sz="0" w:space="0" w:color="auto"/>
            <w:right w:val="none" w:sz="0" w:space="0" w:color="auto"/>
          </w:divBdr>
        </w:div>
        <w:div w:id="393547216">
          <w:marLeft w:val="0"/>
          <w:marRight w:val="0"/>
          <w:marTop w:val="0"/>
          <w:marBottom w:val="0"/>
          <w:divBdr>
            <w:top w:val="none" w:sz="0" w:space="0" w:color="auto"/>
            <w:left w:val="none" w:sz="0" w:space="0" w:color="auto"/>
            <w:bottom w:val="none" w:sz="0" w:space="0" w:color="auto"/>
            <w:right w:val="none" w:sz="0" w:space="0" w:color="auto"/>
          </w:divBdr>
        </w:div>
        <w:div w:id="1629555978">
          <w:marLeft w:val="0"/>
          <w:marRight w:val="0"/>
          <w:marTop w:val="0"/>
          <w:marBottom w:val="0"/>
          <w:divBdr>
            <w:top w:val="none" w:sz="0" w:space="0" w:color="auto"/>
            <w:left w:val="none" w:sz="0" w:space="0" w:color="auto"/>
            <w:bottom w:val="none" w:sz="0" w:space="0" w:color="auto"/>
            <w:right w:val="none" w:sz="0" w:space="0" w:color="auto"/>
          </w:divBdr>
        </w:div>
        <w:div w:id="1012025722">
          <w:marLeft w:val="0"/>
          <w:marRight w:val="0"/>
          <w:marTop w:val="0"/>
          <w:marBottom w:val="0"/>
          <w:divBdr>
            <w:top w:val="none" w:sz="0" w:space="0" w:color="auto"/>
            <w:left w:val="none" w:sz="0" w:space="0" w:color="auto"/>
            <w:bottom w:val="none" w:sz="0" w:space="0" w:color="auto"/>
            <w:right w:val="none" w:sz="0" w:space="0" w:color="auto"/>
          </w:divBdr>
        </w:div>
        <w:div w:id="2109696110">
          <w:marLeft w:val="0"/>
          <w:marRight w:val="0"/>
          <w:marTop w:val="0"/>
          <w:marBottom w:val="0"/>
          <w:divBdr>
            <w:top w:val="none" w:sz="0" w:space="0" w:color="auto"/>
            <w:left w:val="none" w:sz="0" w:space="0" w:color="auto"/>
            <w:bottom w:val="none" w:sz="0" w:space="0" w:color="auto"/>
            <w:right w:val="none" w:sz="0" w:space="0" w:color="auto"/>
          </w:divBdr>
        </w:div>
        <w:div w:id="1907715554">
          <w:marLeft w:val="0"/>
          <w:marRight w:val="0"/>
          <w:marTop w:val="0"/>
          <w:marBottom w:val="0"/>
          <w:divBdr>
            <w:top w:val="none" w:sz="0" w:space="0" w:color="auto"/>
            <w:left w:val="none" w:sz="0" w:space="0" w:color="auto"/>
            <w:bottom w:val="none" w:sz="0" w:space="0" w:color="auto"/>
            <w:right w:val="none" w:sz="0" w:space="0" w:color="auto"/>
          </w:divBdr>
        </w:div>
        <w:div w:id="649554695">
          <w:marLeft w:val="0"/>
          <w:marRight w:val="0"/>
          <w:marTop w:val="0"/>
          <w:marBottom w:val="0"/>
          <w:divBdr>
            <w:top w:val="none" w:sz="0" w:space="0" w:color="auto"/>
            <w:left w:val="none" w:sz="0" w:space="0" w:color="auto"/>
            <w:bottom w:val="none" w:sz="0" w:space="0" w:color="auto"/>
            <w:right w:val="none" w:sz="0" w:space="0" w:color="auto"/>
          </w:divBdr>
        </w:div>
        <w:div w:id="114913867">
          <w:marLeft w:val="0"/>
          <w:marRight w:val="0"/>
          <w:marTop w:val="0"/>
          <w:marBottom w:val="0"/>
          <w:divBdr>
            <w:top w:val="none" w:sz="0" w:space="0" w:color="auto"/>
            <w:left w:val="none" w:sz="0" w:space="0" w:color="auto"/>
            <w:bottom w:val="none" w:sz="0" w:space="0" w:color="auto"/>
            <w:right w:val="none" w:sz="0" w:space="0" w:color="auto"/>
          </w:divBdr>
        </w:div>
        <w:div w:id="1054737162">
          <w:marLeft w:val="0"/>
          <w:marRight w:val="0"/>
          <w:marTop w:val="0"/>
          <w:marBottom w:val="0"/>
          <w:divBdr>
            <w:top w:val="none" w:sz="0" w:space="0" w:color="auto"/>
            <w:left w:val="none" w:sz="0" w:space="0" w:color="auto"/>
            <w:bottom w:val="none" w:sz="0" w:space="0" w:color="auto"/>
            <w:right w:val="none" w:sz="0" w:space="0" w:color="auto"/>
          </w:divBdr>
        </w:div>
        <w:div w:id="410347250">
          <w:marLeft w:val="0"/>
          <w:marRight w:val="0"/>
          <w:marTop w:val="0"/>
          <w:marBottom w:val="0"/>
          <w:divBdr>
            <w:top w:val="none" w:sz="0" w:space="0" w:color="auto"/>
            <w:left w:val="none" w:sz="0" w:space="0" w:color="auto"/>
            <w:bottom w:val="none" w:sz="0" w:space="0" w:color="auto"/>
            <w:right w:val="none" w:sz="0" w:space="0" w:color="auto"/>
          </w:divBdr>
        </w:div>
        <w:div w:id="133108518">
          <w:marLeft w:val="0"/>
          <w:marRight w:val="0"/>
          <w:marTop w:val="0"/>
          <w:marBottom w:val="0"/>
          <w:divBdr>
            <w:top w:val="none" w:sz="0" w:space="0" w:color="auto"/>
            <w:left w:val="none" w:sz="0" w:space="0" w:color="auto"/>
            <w:bottom w:val="none" w:sz="0" w:space="0" w:color="auto"/>
            <w:right w:val="none" w:sz="0" w:space="0" w:color="auto"/>
          </w:divBdr>
        </w:div>
        <w:div w:id="592708728">
          <w:marLeft w:val="0"/>
          <w:marRight w:val="0"/>
          <w:marTop w:val="0"/>
          <w:marBottom w:val="0"/>
          <w:divBdr>
            <w:top w:val="none" w:sz="0" w:space="0" w:color="auto"/>
            <w:left w:val="none" w:sz="0" w:space="0" w:color="auto"/>
            <w:bottom w:val="none" w:sz="0" w:space="0" w:color="auto"/>
            <w:right w:val="none" w:sz="0" w:space="0" w:color="auto"/>
          </w:divBdr>
        </w:div>
        <w:div w:id="1871524519">
          <w:marLeft w:val="0"/>
          <w:marRight w:val="0"/>
          <w:marTop w:val="0"/>
          <w:marBottom w:val="0"/>
          <w:divBdr>
            <w:top w:val="none" w:sz="0" w:space="0" w:color="auto"/>
            <w:left w:val="none" w:sz="0" w:space="0" w:color="auto"/>
            <w:bottom w:val="none" w:sz="0" w:space="0" w:color="auto"/>
            <w:right w:val="none" w:sz="0" w:space="0" w:color="auto"/>
          </w:divBdr>
        </w:div>
        <w:div w:id="964427952">
          <w:marLeft w:val="0"/>
          <w:marRight w:val="0"/>
          <w:marTop w:val="0"/>
          <w:marBottom w:val="0"/>
          <w:divBdr>
            <w:top w:val="none" w:sz="0" w:space="0" w:color="auto"/>
            <w:left w:val="none" w:sz="0" w:space="0" w:color="auto"/>
            <w:bottom w:val="none" w:sz="0" w:space="0" w:color="auto"/>
            <w:right w:val="none" w:sz="0" w:space="0" w:color="auto"/>
          </w:divBdr>
        </w:div>
      </w:divsChild>
    </w:div>
    <w:div w:id="20900372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65ckh/" TargetMode="External"/><Relationship Id="rId13" Type="http://schemas.openxmlformats.org/officeDocument/2006/relationships/image" Target="media/image5.tiff"/><Relationship Id="rId18" Type="http://schemas.openxmlformats.org/officeDocument/2006/relationships/hyperlink" Target="doi:10.1080/00461520.2014.1002924"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jmrosenberg@utk.edu" TargetMode="External"/><Relationship Id="rId12" Type="http://schemas.openxmlformats.org/officeDocument/2006/relationships/image" Target="media/image4.png"/><Relationship Id="rId17" Type="http://schemas.openxmlformats.org/officeDocument/2006/relationships/hyperlink" Target="https://dx.doi.org/10.1002/tea.2140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web/packages/tidyLPA/index.html"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doi.org/10.1002/j.2161-0045.2015.00097.x" TargetMode="External"/><Relationship Id="rId23" Type="http://schemas.openxmlformats.org/officeDocument/2006/relationships/fontTable" Target="fontTable.xml"/><Relationship Id="rId10" Type="http://schemas.openxmlformats.org/officeDocument/2006/relationships/image" Target="media/image2.tiff"/><Relationship Id="rId19" Type="http://schemas.openxmlformats.org/officeDocument/2006/relationships/hyperlink" Target="http://faculty.sites.uci.edu/childcare/files/2013/07/SL-Outcomes-2011-Pilot_Edited_8.19.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007/s10964-018-0814-9"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48</Pages>
  <Words>13342</Words>
  <Characters>72586</Characters>
  <Application>Microsoft Office Word</Application>
  <DocSecurity>0</DocSecurity>
  <Lines>1189</Lines>
  <Paragraphs>304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20</cp:revision>
  <cp:lastPrinted>2018-10-05T20:16:00Z</cp:lastPrinted>
  <dcterms:created xsi:type="dcterms:W3CDTF">2019-01-24T14:28:00Z</dcterms:created>
  <dcterms:modified xsi:type="dcterms:W3CDTF">2019-02-04T15:06:00Z</dcterms:modified>
</cp:coreProperties>
</file>